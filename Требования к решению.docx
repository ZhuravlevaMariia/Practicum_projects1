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6A053" w14:textId="77777777" w:rsidR="003D015F" w:rsidRDefault="003D015F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14:paraId="17217695" w14:textId="77777777" w:rsidR="003D015F" w:rsidRDefault="003D015F">
      <w:pPr>
        <w:pStyle w:val="a5"/>
        <w:rPr>
          <w:rFonts w:ascii="Times New Roman" w:eastAsia="Times New Roman" w:hAnsi="Times New Roman" w:cs="Times New Roman"/>
          <w:b/>
          <w:bCs/>
        </w:rPr>
      </w:pPr>
    </w:p>
    <w:p w14:paraId="79CEF137" w14:textId="77777777" w:rsidR="003D015F" w:rsidRDefault="003D015F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14:paraId="1308C8F0" w14:textId="77777777" w:rsidR="003D015F" w:rsidRDefault="003D015F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14:paraId="53115FB3" w14:textId="77777777" w:rsidR="003D015F" w:rsidRDefault="003D015F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</w:p>
    <w:p w14:paraId="5C913EED" w14:textId="77777777" w:rsidR="003D015F" w:rsidRDefault="00000000">
      <w:pPr>
        <w:pStyle w:val="a5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Документ с требованиями к решению</w:t>
      </w:r>
    </w:p>
    <w:p w14:paraId="4B27EF53" w14:textId="77777777" w:rsidR="003D015F" w:rsidRDefault="003D015F"/>
    <w:p w14:paraId="56152C33" w14:textId="77777777" w:rsidR="003D015F" w:rsidRDefault="00000000">
      <w:pPr>
        <w:ind w:left="1701" w:right="1563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для магазина стройматериалов и товаров </w:t>
      </w:r>
    </w:p>
    <w:p w14:paraId="054D93B2" w14:textId="77777777" w:rsidR="003D015F" w:rsidRDefault="00000000">
      <w:pPr>
        <w:ind w:left="1701" w:right="1563"/>
        <w:jc w:val="center"/>
      </w:pPr>
      <w:r>
        <w:rPr>
          <w:sz w:val="32"/>
          <w:szCs w:val="32"/>
        </w:rPr>
        <w:t>для дома «Переделкино»</w:t>
      </w:r>
    </w:p>
    <w:p w14:paraId="0C27CE1D" w14:textId="77777777" w:rsidR="003D015F" w:rsidRDefault="003D015F"/>
    <w:p w14:paraId="6E1AD5B8" w14:textId="77777777" w:rsidR="003D015F" w:rsidRDefault="003D015F"/>
    <w:p w14:paraId="1685F3F9" w14:textId="77777777" w:rsidR="003D015F" w:rsidRDefault="003D015F"/>
    <w:p w14:paraId="2BED6250" w14:textId="77777777" w:rsidR="003D015F" w:rsidRDefault="003D015F"/>
    <w:p w14:paraId="4CE15C25" w14:textId="77777777" w:rsidR="003D015F" w:rsidRDefault="003D015F"/>
    <w:p w14:paraId="7C98E369" w14:textId="77777777" w:rsidR="003D015F" w:rsidRDefault="003D015F"/>
    <w:p w14:paraId="10592989" w14:textId="77777777" w:rsidR="003D015F" w:rsidRDefault="003D015F"/>
    <w:p w14:paraId="479B1FF2" w14:textId="27FBBA63" w:rsidR="003D015F" w:rsidRDefault="00000000">
      <w:pPr>
        <w:ind w:left="5670"/>
      </w:pPr>
      <w:r>
        <w:t xml:space="preserve">Исполнитель: </w:t>
      </w:r>
      <w:ins w:id="0" w:author="Мария Куклева" w:date="2026-05-31T16:43:00Z" w16du:dateUtc="2026-05-31T13:43:00Z">
        <w:r w:rsidR="00671A31">
          <w:t>Журавлёва Мария Владимировна</w:t>
        </w:r>
      </w:ins>
      <w:del w:id="1" w:author="Мария Куклева" w:date="2026-05-31T16:43:00Z" w16du:dateUtc="2026-05-31T13:43:00Z">
        <w:r w:rsidDel="00671A31">
          <w:delText>Ф. И. О. студента</w:delText>
        </w:r>
      </w:del>
    </w:p>
    <w:p w14:paraId="25256314" w14:textId="77777777" w:rsidR="003D015F" w:rsidRDefault="003D015F">
      <w:pPr>
        <w:ind w:left="5670"/>
      </w:pPr>
    </w:p>
    <w:p w14:paraId="2656B9C7" w14:textId="77777777" w:rsidR="003D015F" w:rsidRDefault="003D015F">
      <w:pPr>
        <w:ind w:left="5670"/>
      </w:pPr>
    </w:p>
    <w:p w14:paraId="6821D404" w14:textId="77777777" w:rsidR="003D015F" w:rsidRDefault="003D015F">
      <w:pPr>
        <w:ind w:left="5670"/>
      </w:pPr>
    </w:p>
    <w:p w14:paraId="74CF9DA7" w14:textId="77777777" w:rsidR="003D015F" w:rsidRDefault="003D015F">
      <w:pPr>
        <w:ind w:left="5670"/>
      </w:pPr>
    </w:p>
    <w:p w14:paraId="5BE007B4" w14:textId="77777777" w:rsidR="003D015F" w:rsidRDefault="003D015F">
      <w:pPr>
        <w:ind w:left="5670"/>
      </w:pPr>
    </w:p>
    <w:p w14:paraId="3C945DEE" w14:textId="7B6A5A39" w:rsidR="003D015F" w:rsidRDefault="00671A31">
      <w:pPr>
        <w:jc w:val="center"/>
      </w:pPr>
      <w:ins w:id="2" w:author="Мария Куклева" w:date="2026-05-31T16:44:00Z" w16du:dateUtc="2026-05-31T13:44:00Z">
        <w:r>
          <w:t>Май 2026</w:t>
        </w:r>
      </w:ins>
      <w:del w:id="3" w:author="Мария Куклева" w:date="2026-05-31T16:43:00Z" w16du:dateUtc="2026-05-31T13:43:00Z">
        <w:r w:rsidDel="00671A31">
          <w:delText>(месяц год)</w:delText>
        </w:r>
      </w:del>
    </w:p>
    <w:p w14:paraId="22E44FA0" w14:textId="77777777" w:rsidR="003D015F" w:rsidRDefault="003D015F"/>
    <w:p w14:paraId="2BCF70A3" w14:textId="77777777" w:rsidR="003D015F" w:rsidRDefault="00000000">
      <w:pPr>
        <w:keepNext/>
        <w:keepLines/>
        <w:spacing w:before="240" w:after="0"/>
        <w:rPr>
          <w:b/>
          <w:bCs/>
          <w:color w:val="2F5496"/>
          <w:sz w:val="32"/>
          <w:szCs w:val="32"/>
        </w:rPr>
      </w:pPr>
      <w:r>
        <w:rPr>
          <w:b/>
          <w:bCs/>
          <w:color w:val="2F5496"/>
          <w:sz w:val="32"/>
          <w:szCs w:val="32"/>
        </w:rPr>
        <w:t>Содержание</w:t>
      </w:r>
    </w:p>
    <w:p w14:paraId="5020E9F1" w14:textId="77777777" w:rsidR="003D015F" w:rsidRDefault="003D015F">
      <w:pPr>
        <w:keepNext/>
        <w:keepLines/>
        <w:spacing w:before="240" w:after="0"/>
        <w:rPr>
          <w:b/>
          <w:bCs/>
          <w:color w:val="2F5496"/>
          <w:sz w:val="32"/>
          <w:szCs w:val="32"/>
        </w:rPr>
      </w:pPr>
    </w:p>
    <w:p w14:paraId="119BB236" w14:textId="41118F4F" w:rsidR="00C63E29" w:rsidRDefault="00000000" w:rsidP="00C63E29">
      <w:pPr>
        <w:rPr>
          <w:ins w:id="4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5" w:author="Мария Куклева" w:date="2026-06-05T22:36:00Z" w16du:dateUtc="2026-06-05T19:36:00Z">
          <w:pPr>
            <w:pStyle w:val="13"/>
            <w:tabs>
              <w:tab w:val="right" w:leader="dot" w:pos="9350"/>
            </w:tabs>
          </w:pPr>
        </w:pPrChange>
      </w:pPr>
      <w:r>
        <w:rPr>
          <w:color w:val="2F5496"/>
        </w:rPr>
        <w:fldChar w:fldCharType="begin"/>
      </w:r>
      <w:r>
        <w:rPr>
          <w:color w:val="2F5496"/>
        </w:rPr>
        <w:instrText xml:space="preserve"> TOC \o 1-1 \t "Heading 3, 2"</w:instrText>
      </w:r>
      <w:r>
        <w:rPr>
          <w:color w:val="2F5496"/>
        </w:rPr>
        <w:fldChar w:fldCharType="separate"/>
      </w:r>
    </w:p>
    <w:customXmlInsRangeStart w:id="6" w:author="Мария Куклева" w:date="2026-06-05T22:44:00Z"/>
    <w:sdt>
      <w:sdtPr>
        <w:id w:val="-888791766"/>
        <w:docPartObj>
          <w:docPartGallery w:val="Table of Contents"/>
          <w:docPartUnique/>
        </w:docPartObj>
      </w:sdtPr>
      <w:sdtEndPr>
        <w:rPr>
          <w:rFonts w:cs="Arial Unicode MS"/>
          <w:b/>
          <w:bCs/>
          <w:color w:val="000000"/>
          <w:sz w:val="24"/>
          <w:szCs w:val="24"/>
        </w:rPr>
      </w:sdtEndPr>
      <w:sdtContent>
        <w:customXmlInsRangeEnd w:id="6"/>
        <w:p w14:paraId="08FF8945" w14:textId="3D61A1AA" w:rsidR="00CE64C2" w:rsidRDefault="00CE64C2">
          <w:pPr>
            <w:pStyle w:val="af6"/>
            <w:rPr>
              <w:ins w:id="7" w:author="Мария Куклева" w:date="2026-06-05T22:44:00Z" w16du:dateUtc="2026-06-05T19:44:00Z"/>
            </w:rPr>
          </w:pPr>
          <w:ins w:id="8" w:author="Мария Куклева" w:date="2026-06-05T22:44:00Z" w16du:dateUtc="2026-06-05T19:44:00Z">
            <w:r>
              <w:t>Оглавление</w:t>
            </w:r>
          </w:ins>
        </w:p>
        <w:p w14:paraId="1A3F59B5" w14:textId="5BE625FB" w:rsidR="00CE64C2" w:rsidRDefault="00CE64C2">
          <w:pPr>
            <w:pStyle w:val="1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ins w:id="9" w:author="Мария Куклева" w:date="2026-06-05T22:44:00Z" w16du:dateUtc="2026-06-05T19:44:00Z">
            <w:r>
              <w:fldChar w:fldCharType="begin"/>
            </w:r>
            <w:r>
              <w:instrText xml:space="preserve"> TOC \o "1-3" \h \z \u </w:instrText>
            </w:r>
            <w:r>
              <w:fldChar w:fldCharType="separate"/>
            </w:r>
          </w:ins>
          <w:hyperlink w:anchor="_Toc231591911" w:history="1">
            <w:r w:rsidRPr="00823696">
              <w:rPr>
                <w:rStyle w:val="af8"/>
                <w:rFonts w:eastAsia="Arial Unicode MS" w:cs="Arial Unicode MS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1357F" w14:textId="76DCD16F" w:rsidR="00CE64C2" w:rsidRDefault="00CE64C2">
          <w:pPr>
            <w:pStyle w:val="25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12" w:history="1">
            <w:r w:rsidRPr="00823696">
              <w:rPr>
                <w:rStyle w:val="af8"/>
                <w:b/>
                <w:bCs/>
                <w:noProof/>
              </w:rPr>
              <w:t>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DFA37" w14:textId="296F4CC6" w:rsidR="00CE64C2" w:rsidRDefault="00CE64C2">
          <w:pPr>
            <w:pStyle w:val="25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13" w:history="1">
            <w:r w:rsidRPr="00823696">
              <w:rPr>
                <w:rStyle w:val="af8"/>
                <w:rFonts w:eastAsia="Arial Unicode MS" w:cs="Arial Unicode MS"/>
                <w:noProof/>
              </w:rPr>
              <w:t>Глоссарий (опционально)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4E8D8" w14:textId="6E21715F" w:rsidR="00CE64C2" w:rsidRDefault="00CE64C2">
          <w:pPr>
            <w:pStyle w:val="1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14" w:history="1">
            <w:r w:rsidRPr="00823696">
              <w:rPr>
                <w:rStyle w:val="af8"/>
                <w:noProof/>
              </w:rPr>
              <w:t>Описание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590A5" w14:textId="1728C27A" w:rsidR="00CE64C2" w:rsidRDefault="00CE64C2">
          <w:pPr>
            <w:pStyle w:val="25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15" w:history="1">
            <w:r w:rsidRPr="00823696">
              <w:rPr>
                <w:rStyle w:val="af8"/>
                <w:b/>
                <w:bCs/>
                <w:noProof/>
              </w:rPr>
              <w:t>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ACC2E" w14:textId="23693FAB" w:rsidR="00CE64C2" w:rsidRDefault="00CE64C2">
          <w:pPr>
            <w:pStyle w:val="25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16" w:history="1">
            <w:r w:rsidRPr="00823696">
              <w:rPr>
                <w:rStyle w:val="af8"/>
                <w:b/>
                <w:bCs/>
                <w:noProof/>
              </w:rPr>
              <w:t>Пользовательские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7CA11" w14:textId="7210D318" w:rsidR="00CE64C2" w:rsidRDefault="00CE64C2">
          <w:pPr>
            <w:pStyle w:val="3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17" w:history="1">
            <w:r w:rsidRPr="00823696">
              <w:rPr>
                <w:rStyle w:val="af8"/>
                <w:noProof/>
              </w:rPr>
              <w:t>Пользовательские истории (user stories)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FC159" w14:textId="5711DB62" w:rsidR="00CE64C2" w:rsidRDefault="00CE64C2">
          <w:pPr>
            <w:pStyle w:val="3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18" w:history="1">
            <w:r w:rsidRPr="00823696">
              <w:rPr>
                <w:rStyle w:val="af8"/>
                <w:noProof/>
              </w:rPr>
              <w:t>Варианты использования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93EA3" w14:textId="05F9214A" w:rsidR="00CE64C2" w:rsidRDefault="00CE64C2">
          <w:pPr>
            <w:pStyle w:val="25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19" w:history="1">
            <w:r w:rsidRPr="00823696">
              <w:rPr>
                <w:rStyle w:val="af8"/>
                <w:b/>
                <w:bCs/>
                <w:noProof/>
              </w:rPr>
              <w:t>Описание архитектуры решения и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4BBC0" w14:textId="67571E62" w:rsidR="00CE64C2" w:rsidRDefault="00CE64C2">
          <w:pPr>
            <w:pStyle w:val="3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20" w:history="1">
            <w:r w:rsidRPr="00823696">
              <w:rPr>
                <w:rStyle w:val="af8"/>
                <w:noProof/>
              </w:rPr>
              <w:t>Модель TO BE-процесса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361A2" w14:textId="611D83F8" w:rsidR="00CE64C2" w:rsidRDefault="00CE64C2">
          <w:pPr>
            <w:pStyle w:val="3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21" w:history="1">
            <w:r w:rsidRPr="00823696">
              <w:rPr>
                <w:rStyle w:val="af8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5561F" w14:textId="17DB644A" w:rsidR="00CE64C2" w:rsidRDefault="00CE64C2">
          <w:pPr>
            <w:pStyle w:val="3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22" w:history="1">
            <w:r w:rsidRPr="00823696">
              <w:rPr>
                <w:rStyle w:val="af8"/>
                <w:noProof/>
              </w:rPr>
              <w:t>Диаграмма объектов функциональности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5CE08" w14:textId="1FC05BD4" w:rsidR="00CE64C2" w:rsidRDefault="00CE64C2">
          <w:pPr>
            <w:pStyle w:val="25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23" w:history="1">
            <w:r w:rsidRPr="00823696">
              <w:rPr>
                <w:rStyle w:val="af8"/>
                <w:b/>
                <w:bCs/>
                <w:noProof/>
              </w:rPr>
              <w:t>Критерии приёмки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E02F7" w14:textId="4B69BF46" w:rsidR="00CE64C2" w:rsidRDefault="00CE64C2">
          <w:pPr>
            <w:pStyle w:val="1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24" w:history="1">
            <w:r w:rsidRPr="00823696">
              <w:rPr>
                <w:rStyle w:val="af8"/>
                <w:rFonts w:eastAsia="Arial Unicode MS" w:cs="Arial Unicode MS"/>
                <w:noProof/>
              </w:rPr>
              <w:t>Возможные риски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9386" w14:textId="31F89558" w:rsidR="00CE64C2" w:rsidRDefault="00CE64C2">
          <w:pPr>
            <w:pStyle w:val="1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1591925" w:history="1">
            <w:r w:rsidRPr="00823696">
              <w:rPr>
                <w:rStyle w:val="af8"/>
                <w:rFonts w:eastAsia="Arial Unicode MS" w:cs="Arial Unicode MS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_Toc231591925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1D3AA" w14:textId="288625B7" w:rsidR="00CE64C2" w:rsidRDefault="00CE64C2">
          <w:pPr>
            <w:rPr>
              <w:ins w:id="10" w:author="Мария Куклева" w:date="2026-06-05T22:44:00Z" w16du:dateUtc="2026-06-05T19:44:00Z"/>
            </w:rPr>
          </w:pPr>
          <w:ins w:id="11" w:author="Мария Куклева" w:date="2026-06-05T22:44:00Z" w16du:dateUtc="2026-06-05T19:44:00Z">
            <w:r>
              <w:rPr>
                <w:b/>
                <w:bCs/>
              </w:rPr>
              <w:fldChar w:fldCharType="end"/>
            </w:r>
          </w:ins>
        </w:p>
        <w:customXmlInsRangeStart w:id="12" w:author="Мария Куклева" w:date="2026-06-05T22:44:00Z"/>
      </w:sdtContent>
    </w:sdt>
    <w:customXmlInsRangeEnd w:id="12"/>
    <w:p w14:paraId="02EF2FD5" w14:textId="4A436784" w:rsidR="00C63E29" w:rsidDel="00C63E29" w:rsidRDefault="002732D6" w:rsidP="00C63E29">
      <w:pPr>
        <w:rPr>
          <w:del w:id="13" w:author="Мария Куклева" w:date="2026-06-05T22:29:00Z" w16du:dateUtc="2026-06-05T19:29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14" w:author="Мария Куклева" w:date="2026-06-05T22:36:00Z" w16du:dateUtc="2026-06-05T19:36:00Z">
          <w:pPr>
            <w:pStyle w:val="13"/>
            <w:tabs>
              <w:tab w:val="right" w:leader="dot" w:pos="9350"/>
            </w:tabs>
          </w:pPr>
        </w:pPrChange>
      </w:pPr>
      <w:del w:id="15" w:author="Мария Куклева" w:date="2026-06-05T22:29:00Z" w16du:dateUtc="2026-06-05T19:29:00Z">
        <w:r w:rsidRPr="00C63E29" w:rsidDel="00C63E29">
          <w:rPr>
            <w:rStyle w:val="af8"/>
            <w:noProof/>
          </w:rPr>
          <w:delText>Введение</w:delText>
        </w:r>
      </w:del>
    </w:p>
    <w:p w14:paraId="45A9BE60" w14:textId="64147134" w:rsidR="00C63E29" w:rsidDel="00C63E29" w:rsidRDefault="00C63E29" w:rsidP="00C63E29">
      <w:pPr>
        <w:rPr>
          <w:del w:id="16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17" w:author="Мария Куклева" w:date="2026-06-05T22:36:00Z" w16du:dateUtc="2026-06-05T19:36:00Z">
          <w:pPr>
            <w:pStyle w:val="13"/>
            <w:tabs>
              <w:tab w:val="right" w:leader="dot" w:pos="9350"/>
            </w:tabs>
          </w:pPr>
        </w:pPrChange>
      </w:pPr>
      <w:del w:id="18" w:author="Мария Куклева" w:date="2026-06-05T22:35:00Z" w16du:dateUtc="2026-06-05T19:35:00Z">
        <w:r w:rsidRPr="00C63E29" w:rsidDel="00C63E29">
          <w:rPr>
            <w:rStyle w:val="af8"/>
            <w:noProof/>
          </w:rPr>
          <w:delText>Введение</w:delText>
        </w:r>
        <w:r w:rsidDel="00C63E29">
          <w:rPr>
            <w:noProof/>
            <w:webHidden/>
          </w:rPr>
          <w:tab/>
          <w:delText>3</w:delText>
        </w:r>
      </w:del>
    </w:p>
    <w:p w14:paraId="1BF931EF" w14:textId="3AA71273" w:rsidR="00C63E29" w:rsidDel="00C63E29" w:rsidRDefault="00C63E29" w:rsidP="00C63E29">
      <w:pPr>
        <w:rPr>
          <w:del w:id="19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20" w:author="Мария Куклева" w:date="2026-06-05T22:36:00Z" w16du:dateUtc="2026-06-05T19:36:00Z">
          <w:pPr>
            <w:pStyle w:val="25"/>
            <w:tabs>
              <w:tab w:val="right" w:leader="dot" w:pos="9350"/>
            </w:tabs>
          </w:pPr>
        </w:pPrChange>
      </w:pPr>
      <w:del w:id="21" w:author="Мария Куклева" w:date="2026-06-05T22:35:00Z" w16du:dateUtc="2026-06-05T19:35:00Z">
        <w:r w:rsidRPr="00C63E29" w:rsidDel="00C63E29">
          <w:rPr>
            <w:rStyle w:val="af8"/>
            <w:b/>
            <w:bCs/>
            <w:noProof/>
          </w:rPr>
          <w:delText>Цель проекта</w:delText>
        </w:r>
        <w:r w:rsidDel="00C63E29">
          <w:rPr>
            <w:noProof/>
            <w:webHidden/>
          </w:rPr>
          <w:tab/>
          <w:delText>3</w:delText>
        </w:r>
      </w:del>
    </w:p>
    <w:p w14:paraId="41FD551F" w14:textId="2AA926E0" w:rsidR="00C63E29" w:rsidDel="00C63E29" w:rsidRDefault="00C63E29" w:rsidP="00C63E29">
      <w:pPr>
        <w:rPr>
          <w:del w:id="22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23" w:author="Мария Куклева" w:date="2026-06-05T22:36:00Z" w16du:dateUtc="2026-06-05T19:36:00Z">
          <w:pPr>
            <w:pStyle w:val="25"/>
            <w:tabs>
              <w:tab w:val="right" w:leader="dot" w:pos="9350"/>
            </w:tabs>
          </w:pPr>
        </w:pPrChange>
      </w:pPr>
      <w:del w:id="24" w:author="Мария Куклева" w:date="2026-06-05T22:35:00Z" w16du:dateUtc="2026-06-05T19:35:00Z">
        <w:r w:rsidRPr="00C63E29" w:rsidDel="00C63E29">
          <w:rPr>
            <w:rStyle w:val="af8"/>
            <w:noProof/>
          </w:rPr>
          <w:delText>Глоссарий (опционально)</w:delText>
        </w:r>
        <w:r w:rsidDel="00C63E29">
          <w:rPr>
            <w:noProof/>
            <w:webHidden/>
          </w:rPr>
          <w:tab/>
          <w:delText>3</w:delText>
        </w:r>
      </w:del>
    </w:p>
    <w:p w14:paraId="2EB7620D" w14:textId="2BBA5108" w:rsidR="00C63E29" w:rsidDel="00C63E29" w:rsidRDefault="00C63E29" w:rsidP="00C63E29">
      <w:pPr>
        <w:rPr>
          <w:del w:id="25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26" w:author="Мария Куклева" w:date="2026-06-05T22:36:00Z" w16du:dateUtc="2026-06-05T19:36:00Z">
          <w:pPr>
            <w:pStyle w:val="13"/>
            <w:tabs>
              <w:tab w:val="right" w:leader="dot" w:pos="9350"/>
            </w:tabs>
          </w:pPr>
        </w:pPrChange>
      </w:pPr>
      <w:del w:id="27" w:author="Мария Куклева" w:date="2026-06-05T22:35:00Z" w16du:dateUtc="2026-06-05T19:35:00Z">
        <w:r w:rsidRPr="00C63E29" w:rsidDel="00C63E29">
          <w:rPr>
            <w:rStyle w:val="af8"/>
            <w:noProof/>
          </w:rPr>
          <w:delText>Описание требований</w:delText>
        </w:r>
        <w:r w:rsidDel="00C63E29">
          <w:rPr>
            <w:noProof/>
            <w:webHidden/>
          </w:rPr>
          <w:tab/>
          <w:delText>5</w:delText>
        </w:r>
      </w:del>
    </w:p>
    <w:p w14:paraId="4C3953C1" w14:textId="73A72133" w:rsidR="00C63E29" w:rsidDel="00C63E29" w:rsidRDefault="00C63E29" w:rsidP="00C63E29">
      <w:pPr>
        <w:rPr>
          <w:del w:id="28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29" w:author="Мария Куклева" w:date="2026-06-05T22:36:00Z" w16du:dateUtc="2026-06-05T19:36:00Z">
          <w:pPr>
            <w:pStyle w:val="25"/>
            <w:tabs>
              <w:tab w:val="right" w:leader="dot" w:pos="9350"/>
            </w:tabs>
          </w:pPr>
        </w:pPrChange>
      </w:pPr>
      <w:del w:id="30" w:author="Мария Куклева" w:date="2026-06-05T22:35:00Z" w16du:dateUtc="2026-06-05T19:35:00Z">
        <w:r w:rsidRPr="00C63E29" w:rsidDel="00C63E29">
          <w:rPr>
            <w:rStyle w:val="af8"/>
            <w:b/>
            <w:bCs/>
            <w:noProof/>
          </w:rPr>
          <w:delText>Бизнес-требования</w:delText>
        </w:r>
        <w:r w:rsidDel="00C63E29">
          <w:rPr>
            <w:noProof/>
            <w:webHidden/>
          </w:rPr>
          <w:tab/>
          <w:delText>5</w:delText>
        </w:r>
      </w:del>
    </w:p>
    <w:p w14:paraId="4E4EF472" w14:textId="2990C958" w:rsidR="00C63E29" w:rsidDel="00C63E29" w:rsidRDefault="00C63E29" w:rsidP="00C63E29">
      <w:pPr>
        <w:rPr>
          <w:del w:id="31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32" w:author="Мария Куклева" w:date="2026-06-05T22:36:00Z" w16du:dateUtc="2026-06-05T19:36:00Z">
          <w:pPr>
            <w:pStyle w:val="25"/>
            <w:tabs>
              <w:tab w:val="right" w:leader="dot" w:pos="9350"/>
            </w:tabs>
          </w:pPr>
        </w:pPrChange>
      </w:pPr>
      <w:del w:id="33" w:author="Мария Куклева" w:date="2026-06-05T22:35:00Z" w16du:dateUtc="2026-06-05T19:35:00Z">
        <w:r w:rsidRPr="00C63E29" w:rsidDel="00C63E29">
          <w:rPr>
            <w:rStyle w:val="af8"/>
            <w:b/>
            <w:bCs/>
            <w:noProof/>
          </w:rPr>
          <w:delText>Пользовательские требования</w:delText>
        </w:r>
        <w:r w:rsidDel="00C63E29">
          <w:rPr>
            <w:noProof/>
            <w:webHidden/>
          </w:rPr>
          <w:tab/>
          <w:delText>6</w:delText>
        </w:r>
      </w:del>
    </w:p>
    <w:p w14:paraId="46049161" w14:textId="78C57F33" w:rsidR="00C63E29" w:rsidDel="00C63E29" w:rsidRDefault="00C63E29" w:rsidP="00C63E29">
      <w:pPr>
        <w:rPr>
          <w:del w:id="34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35" w:author="Мария Куклева" w:date="2026-06-05T22:36:00Z" w16du:dateUtc="2026-06-05T19:36:00Z">
          <w:pPr>
            <w:pStyle w:val="33"/>
            <w:tabs>
              <w:tab w:val="right" w:leader="dot" w:pos="9350"/>
            </w:tabs>
          </w:pPr>
        </w:pPrChange>
      </w:pPr>
      <w:del w:id="36" w:author="Мария Куклева" w:date="2026-06-05T22:35:00Z" w16du:dateUtc="2026-06-05T19:35:00Z">
        <w:r w:rsidRPr="00C63E29" w:rsidDel="00C63E29">
          <w:rPr>
            <w:rStyle w:val="af8"/>
            <w:noProof/>
          </w:rPr>
          <w:delText>Пользовательские истории (user stories)</w:delText>
        </w:r>
        <w:r w:rsidDel="00C63E29">
          <w:rPr>
            <w:noProof/>
            <w:webHidden/>
          </w:rPr>
          <w:tab/>
          <w:delText>6</w:delText>
        </w:r>
      </w:del>
    </w:p>
    <w:p w14:paraId="384A1985" w14:textId="71197C35" w:rsidR="00C63E29" w:rsidDel="00C63E29" w:rsidRDefault="00C63E29" w:rsidP="00C63E29">
      <w:pPr>
        <w:rPr>
          <w:del w:id="37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38" w:author="Мария Куклева" w:date="2026-06-05T22:36:00Z" w16du:dateUtc="2026-06-05T19:36:00Z">
          <w:pPr>
            <w:pStyle w:val="33"/>
            <w:tabs>
              <w:tab w:val="right" w:leader="dot" w:pos="9350"/>
            </w:tabs>
          </w:pPr>
        </w:pPrChange>
      </w:pPr>
      <w:del w:id="39" w:author="Мария Куклева" w:date="2026-06-05T22:35:00Z" w16du:dateUtc="2026-06-05T19:35:00Z">
        <w:r w:rsidRPr="00C63E29" w:rsidDel="00C63E29">
          <w:rPr>
            <w:rStyle w:val="af8"/>
            <w:noProof/>
          </w:rPr>
          <w:delText>Варианты использования (use cases)</w:delText>
        </w:r>
        <w:r w:rsidDel="00C63E29">
          <w:rPr>
            <w:noProof/>
            <w:webHidden/>
          </w:rPr>
          <w:tab/>
          <w:delText>8</w:delText>
        </w:r>
      </w:del>
    </w:p>
    <w:p w14:paraId="0DC1D0A5" w14:textId="1999A686" w:rsidR="00C63E29" w:rsidDel="00C63E29" w:rsidRDefault="00C63E29" w:rsidP="00C63E29">
      <w:pPr>
        <w:rPr>
          <w:del w:id="40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41" w:author="Мария Куклева" w:date="2026-06-05T22:36:00Z" w16du:dateUtc="2026-06-05T19:36:00Z">
          <w:pPr>
            <w:pStyle w:val="25"/>
            <w:tabs>
              <w:tab w:val="right" w:leader="dot" w:pos="9350"/>
            </w:tabs>
          </w:pPr>
        </w:pPrChange>
      </w:pPr>
      <w:del w:id="42" w:author="Мария Куклева" w:date="2026-06-05T22:35:00Z" w16du:dateUtc="2026-06-05T19:35:00Z">
        <w:r w:rsidRPr="00C63E29" w:rsidDel="00C63E29">
          <w:rPr>
            <w:rStyle w:val="af8"/>
            <w:b/>
            <w:bCs/>
            <w:noProof/>
          </w:rPr>
          <w:delText>Описание архитектуры решения и дизайна</w:delText>
        </w:r>
        <w:r w:rsidDel="00C63E29">
          <w:rPr>
            <w:noProof/>
            <w:webHidden/>
          </w:rPr>
          <w:tab/>
          <w:delText>14</w:delText>
        </w:r>
      </w:del>
    </w:p>
    <w:p w14:paraId="5F6E0ECD" w14:textId="369624EB" w:rsidR="00C63E29" w:rsidDel="00C63E29" w:rsidRDefault="00C63E29" w:rsidP="00C63E29">
      <w:pPr>
        <w:rPr>
          <w:del w:id="43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44" w:author="Мария Куклева" w:date="2026-06-05T22:36:00Z" w16du:dateUtc="2026-06-05T19:36:00Z">
          <w:pPr>
            <w:pStyle w:val="33"/>
            <w:tabs>
              <w:tab w:val="right" w:leader="dot" w:pos="9350"/>
            </w:tabs>
          </w:pPr>
        </w:pPrChange>
      </w:pPr>
      <w:del w:id="45" w:author="Мария Куклева" w:date="2026-06-05T22:35:00Z" w16du:dateUtc="2026-06-05T19:35:00Z">
        <w:r w:rsidRPr="00C63E29" w:rsidDel="00C63E29">
          <w:rPr>
            <w:rStyle w:val="af8"/>
            <w:noProof/>
          </w:rPr>
          <w:delText>Модель TO BE-процесса https://disk.yandex.ru/i/moMfbQT873HVzA</w:delText>
        </w:r>
        <w:r w:rsidDel="00C63E29">
          <w:rPr>
            <w:noProof/>
            <w:webHidden/>
          </w:rPr>
          <w:tab/>
          <w:delText>15</w:delText>
        </w:r>
      </w:del>
    </w:p>
    <w:p w14:paraId="1C3AA58B" w14:textId="3913203A" w:rsidR="00C63E29" w:rsidDel="00C63E29" w:rsidRDefault="00C63E29" w:rsidP="00C63E29">
      <w:pPr>
        <w:rPr>
          <w:del w:id="46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47" w:author="Мария Куклева" w:date="2026-06-05T22:36:00Z" w16du:dateUtc="2026-06-05T19:36:00Z">
          <w:pPr>
            <w:pStyle w:val="33"/>
            <w:tabs>
              <w:tab w:val="right" w:leader="dot" w:pos="9350"/>
            </w:tabs>
          </w:pPr>
        </w:pPrChange>
      </w:pPr>
      <w:del w:id="48" w:author="Мария Куклева" w:date="2026-06-05T22:35:00Z" w16du:dateUtc="2026-06-05T19:35:00Z">
        <w:r w:rsidRPr="00C63E29" w:rsidDel="00C63E29">
          <w:rPr>
            <w:rStyle w:val="af8"/>
            <w:noProof/>
          </w:rPr>
          <w:delText>Диаграмма классов https://disk.yandex.ru/i/moMfbQT873HVzA</w:delText>
        </w:r>
        <w:r w:rsidDel="00C63E29">
          <w:rPr>
            <w:noProof/>
            <w:webHidden/>
          </w:rPr>
          <w:tab/>
          <w:delText>15</w:delText>
        </w:r>
      </w:del>
    </w:p>
    <w:p w14:paraId="10ED7B86" w14:textId="2DC832EE" w:rsidR="00C63E29" w:rsidDel="00C63E29" w:rsidRDefault="00C63E29" w:rsidP="00C63E29">
      <w:pPr>
        <w:rPr>
          <w:del w:id="49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50" w:author="Мария Куклева" w:date="2026-06-05T22:36:00Z" w16du:dateUtc="2026-06-05T19:36:00Z">
          <w:pPr>
            <w:pStyle w:val="33"/>
            <w:tabs>
              <w:tab w:val="right" w:leader="dot" w:pos="9350"/>
            </w:tabs>
          </w:pPr>
        </w:pPrChange>
      </w:pPr>
      <w:del w:id="51" w:author="Мария Куклева" w:date="2026-06-05T22:35:00Z" w16du:dateUtc="2026-06-05T19:35:00Z">
        <w:r w:rsidRPr="00C63E29" w:rsidDel="00C63E29">
          <w:rPr>
            <w:rStyle w:val="af8"/>
            <w:noProof/>
          </w:rPr>
          <w:delText xml:space="preserve">Диаграмма объектов функциональности https://disk.yandex.ru/i/moMfbQT873HVzA </w:delText>
        </w:r>
        <w:r w:rsidDel="00C63E29">
          <w:rPr>
            <w:noProof/>
            <w:webHidden/>
          </w:rPr>
          <w:tab/>
          <w:delText>16</w:delText>
        </w:r>
      </w:del>
    </w:p>
    <w:p w14:paraId="01A875BC" w14:textId="7456907A" w:rsidR="00C63E29" w:rsidDel="00C63E29" w:rsidRDefault="00C63E29" w:rsidP="00C63E29">
      <w:pPr>
        <w:rPr>
          <w:del w:id="52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53" w:author="Мария Куклева" w:date="2026-06-05T22:36:00Z" w16du:dateUtc="2026-06-05T19:36:00Z">
          <w:pPr>
            <w:pStyle w:val="25"/>
            <w:tabs>
              <w:tab w:val="right" w:leader="dot" w:pos="9350"/>
            </w:tabs>
          </w:pPr>
        </w:pPrChange>
      </w:pPr>
      <w:del w:id="54" w:author="Мария Куклева" w:date="2026-06-05T22:35:00Z" w16du:dateUtc="2026-06-05T19:35:00Z">
        <w:r w:rsidRPr="00C63E29" w:rsidDel="00C63E29">
          <w:rPr>
            <w:rStyle w:val="af8"/>
            <w:b/>
            <w:bCs/>
            <w:noProof/>
          </w:rPr>
          <w:delText>Критерии приёмки решения</w:delText>
        </w:r>
        <w:r w:rsidDel="00C63E29">
          <w:rPr>
            <w:noProof/>
            <w:webHidden/>
          </w:rPr>
          <w:tab/>
          <w:delText>17</w:delText>
        </w:r>
      </w:del>
    </w:p>
    <w:p w14:paraId="36B96DA9" w14:textId="37F1851E" w:rsidR="00C63E29" w:rsidDel="00C63E29" w:rsidRDefault="00C63E29" w:rsidP="00C63E29">
      <w:pPr>
        <w:rPr>
          <w:del w:id="55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56" w:author="Мария Куклева" w:date="2026-06-05T22:36:00Z" w16du:dateUtc="2026-06-05T19:36:00Z">
          <w:pPr>
            <w:pStyle w:val="13"/>
            <w:tabs>
              <w:tab w:val="right" w:leader="dot" w:pos="9350"/>
            </w:tabs>
          </w:pPr>
        </w:pPrChange>
      </w:pPr>
      <w:del w:id="57" w:author="Мария Куклева" w:date="2026-06-05T22:35:00Z" w16du:dateUtc="2026-06-05T19:35:00Z">
        <w:r w:rsidRPr="00C63E29" w:rsidDel="00C63E29">
          <w:rPr>
            <w:rStyle w:val="af8"/>
            <w:noProof/>
          </w:rPr>
          <w:delText>Возможные риски и ограничения</w:delText>
        </w:r>
        <w:r w:rsidDel="00C63E29">
          <w:rPr>
            <w:noProof/>
            <w:webHidden/>
          </w:rPr>
          <w:tab/>
          <w:delText>21</w:delText>
        </w:r>
      </w:del>
    </w:p>
    <w:p w14:paraId="02B0C75D" w14:textId="478C9FD9" w:rsidR="00C63E29" w:rsidDel="00C63E29" w:rsidRDefault="00C63E29" w:rsidP="00C63E29">
      <w:pPr>
        <w:rPr>
          <w:del w:id="58" w:author="Мария Куклева" w:date="2026-06-05T22:35:00Z" w16du:dateUtc="2026-06-05T19:35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59" w:author="Мария Куклева" w:date="2026-06-05T22:36:00Z" w16du:dateUtc="2026-06-05T19:36:00Z">
          <w:pPr>
            <w:pStyle w:val="13"/>
            <w:tabs>
              <w:tab w:val="right" w:leader="dot" w:pos="9350"/>
            </w:tabs>
          </w:pPr>
        </w:pPrChange>
      </w:pPr>
      <w:del w:id="60" w:author="Мария Куклева" w:date="2026-06-05T22:35:00Z" w16du:dateUtc="2026-06-05T19:35:00Z">
        <w:r w:rsidRPr="00C63E29" w:rsidDel="00C63E29">
          <w:rPr>
            <w:rStyle w:val="af8"/>
            <w:noProof/>
          </w:rPr>
          <w:delText>Приложение</w:delText>
        </w:r>
        <w:r w:rsidDel="00C63E29">
          <w:rPr>
            <w:noProof/>
            <w:webHidden/>
          </w:rPr>
          <w:tab/>
          <w:delText>23</w:delText>
        </w:r>
      </w:del>
    </w:p>
    <w:p w14:paraId="3FA9F2A3" w14:textId="0C1B0082" w:rsidR="002732D6" w:rsidDel="00C63E29" w:rsidRDefault="002732D6" w:rsidP="00C63E29">
      <w:pPr>
        <w:rPr>
          <w:del w:id="61" w:author="Мария Куклева" w:date="2026-06-05T22:29:00Z" w16du:dateUtc="2026-06-05T19:29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62" w:author="Мария Куклева" w:date="2026-06-05T22:36:00Z" w16du:dateUtc="2026-06-05T19:36:00Z">
          <w:pPr>
            <w:pStyle w:val="13"/>
            <w:tabs>
              <w:tab w:val="right" w:leader="dot" w:pos="9350"/>
            </w:tabs>
          </w:pPr>
        </w:pPrChange>
      </w:pPr>
      <w:del w:id="63" w:author="Мария Куклева" w:date="2026-06-05T22:29:00Z" w16du:dateUtc="2026-06-05T19:29:00Z">
        <w:r w:rsidDel="00C63E29">
          <w:rPr>
            <w:noProof/>
            <w:webHidden/>
          </w:rPr>
          <w:tab/>
          <w:delText>3</w:delText>
        </w:r>
      </w:del>
    </w:p>
    <w:p w14:paraId="75CE26B6" w14:textId="2F502E9B" w:rsidR="002732D6" w:rsidDel="00C63E29" w:rsidRDefault="002732D6" w:rsidP="00C63E29">
      <w:pPr>
        <w:rPr>
          <w:del w:id="64" w:author="Мария Куклева" w:date="2026-06-05T22:29:00Z" w16du:dateUtc="2026-06-05T19:29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65" w:author="Мария Куклева" w:date="2026-06-05T22:36:00Z" w16du:dateUtc="2026-06-05T19:36:00Z">
          <w:pPr>
            <w:pStyle w:val="13"/>
            <w:tabs>
              <w:tab w:val="right" w:leader="dot" w:pos="9350"/>
            </w:tabs>
          </w:pPr>
        </w:pPrChange>
      </w:pPr>
      <w:del w:id="66" w:author="Мария Куклева" w:date="2026-06-05T22:29:00Z" w16du:dateUtc="2026-06-05T19:29:00Z">
        <w:r w:rsidRPr="00C63E29" w:rsidDel="00C63E29">
          <w:rPr>
            <w:rStyle w:val="af8"/>
            <w:noProof/>
          </w:rPr>
          <w:delText>Глоссарий (опционально)</w:delText>
        </w:r>
        <w:r w:rsidDel="00C63E29">
          <w:rPr>
            <w:noProof/>
            <w:webHidden/>
          </w:rPr>
          <w:tab/>
          <w:delText>3</w:delText>
        </w:r>
      </w:del>
    </w:p>
    <w:p w14:paraId="00B0099C" w14:textId="5DFCF688" w:rsidR="002732D6" w:rsidDel="00C63E29" w:rsidRDefault="002732D6" w:rsidP="00C63E29">
      <w:pPr>
        <w:rPr>
          <w:del w:id="67" w:author="Мария Куклева" w:date="2026-06-05T22:29:00Z" w16du:dateUtc="2026-06-05T19:29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68" w:author="Мария Куклева" w:date="2026-06-05T22:36:00Z" w16du:dateUtc="2026-06-05T19:36:00Z">
          <w:pPr>
            <w:pStyle w:val="33"/>
            <w:tabs>
              <w:tab w:val="right" w:leader="dot" w:pos="9350"/>
            </w:tabs>
          </w:pPr>
        </w:pPrChange>
      </w:pPr>
      <w:del w:id="69" w:author="Мария Куклева" w:date="2026-06-05T22:29:00Z" w16du:dateUtc="2026-06-05T19:29:00Z">
        <w:r w:rsidRPr="00C63E29" w:rsidDel="00C63E29">
          <w:rPr>
            <w:rStyle w:val="af8"/>
            <w:noProof/>
          </w:rPr>
          <w:delText>Пользовательские истории (user stories)</w:delText>
        </w:r>
        <w:r w:rsidDel="00C63E29">
          <w:rPr>
            <w:noProof/>
            <w:webHidden/>
          </w:rPr>
          <w:tab/>
          <w:delText>6</w:delText>
        </w:r>
      </w:del>
    </w:p>
    <w:p w14:paraId="7C6D51F3" w14:textId="7458ED64" w:rsidR="002732D6" w:rsidDel="00C63E29" w:rsidRDefault="002732D6" w:rsidP="00C63E29">
      <w:pPr>
        <w:rPr>
          <w:del w:id="70" w:author="Мария Куклева" w:date="2026-06-05T22:29:00Z" w16du:dateUtc="2026-06-05T19:29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71" w:author="Мария Куклева" w:date="2026-06-05T22:36:00Z" w16du:dateUtc="2026-06-05T19:36:00Z">
          <w:pPr>
            <w:pStyle w:val="33"/>
            <w:tabs>
              <w:tab w:val="right" w:leader="dot" w:pos="9350"/>
            </w:tabs>
          </w:pPr>
        </w:pPrChange>
      </w:pPr>
      <w:del w:id="72" w:author="Мария Куклева" w:date="2026-06-05T22:29:00Z" w16du:dateUtc="2026-06-05T19:29:00Z">
        <w:r w:rsidRPr="00C63E29" w:rsidDel="00C63E29">
          <w:rPr>
            <w:rStyle w:val="af8"/>
            <w:noProof/>
          </w:rPr>
          <w:delText>Варианты использования (use cases)</w:delText>
        </w:r>
        <w:r w:rsidDel="00C63E29">
          <w:rPr>
            <w:noProof/>
            <w:webHidden/>
          </w:rPr>
          <w:tab/>
          <w:delText>8</w:delText>
        </w:r>
      </w:del>
    </w:p>
    <w:p w14:paraId="08EDE4E6" w14:textId="0FC989FA" w:rsidR="002732D6" w:rsidDel="00C63E29" w:rsidRDefault="002732D6" w:rsidP="00C63E29">
      <w:pPr>
        <w:rPr>
          <w:del w:id="73" w:author="Мария Куклева" w:date="2026-06-05T22:29:00Z" w16du:dateUtc="2026-06-05T19:29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74" w:author="Мария Куклева" w:date="2026-06-05T22:36:00Z" w16du:dateUtc="2026-06-05T19:36:00Z">
          <w:pPr>
            <w:pStyle w:val="13"/>
            <w:tabs>
              <w:tab w:val="right" w:leader="dot" w:pos="9350"/>
            </w:tabs>
          </w:pPr>
        </w:pPrChange>
      </w:pPr>
      <w:del w:id="75" w:author="Мария Куклева" w:date="2026-06-05T22:29:00Z" w16du:dateUtc="2026-06-05T19:29:00Z">
        <w:r w:rsidRPr="00C63E29" w:rsidDel="00C63E29">
          <w:rPr>
            <w:rStyle w:val="af8"/>
            <w:noProof/>
          </w:rPr>
          <w:delText>Возможные риски и ограничения</w:delText>
        </w:r>
        <w:r w:rsidDel="00C63E29">
          <w:rPr>
            <w:noProof/>
            <w:webHidden/>
          </w:rPr>
          <w:tab/>
          <w:delText>20</w:delText>
        </w:r>
      </w:del>
    </w:p>
    <w:p w14:paraId="2972EFBF" w14:textId="4A3E626A" w:rsidR="002732D6" w:rsidDel="00C63E29" w:rsidRDefault="002732D6" w:rsidP="00C63E29">
      <w:pPr>
        <w:rPr>
          <w:del w:id="76" w:author="Мария Куклева" w:date="2026-06-05T22:29:00Z" w16du:dateUtc="2026-06-05T19:29:00Z"/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  <w:pPrChange w:id="77" w:author="Мария Куклева" w:date="2026-06-05T22:36:00Z" w16du:dateUtc="2026-06-05T19:36:00Z">
          <w:pPr>
            <w:pStyle w:val="13"/>
            <w:tabs>
              <w:tab w:val="right" w:leader="dot" w:pos="9350"/>
            </w:tabs>
          </w:pPr>
        </w:pPrChange>
      </w:pPr>
      <w:del w:id="78" w:author="Мария Куклева" w:date="2026-06-05T22:29:00Z" w16du:dateUtc="2026-06-05T19:29:00Z">
        <w:r w:rsidRPr="00C63E29" w:rsidDel="00C63E29">
          <w:rPr>
            <w:rStyle w:val="af8"/>
            <w:noProof/>
          </w:rPr>
          <w:delText>Приложение</w:delText>
        </w:r>
        <w:r w:rsidDel="00C63E29">
          <w:rPr>
            <w:noProof/>
            <w:webHidden/>
          </w:rPr>
          <w:tab/>
          <w:delText>21</w:delText>
        </w:r>
      </w:del>
    </w:p>
    <w:p w14:paraId="19BB9C64" w14:textId="222D7F14" w:rsidR="003D015F" w:rsidDel="002732D6" w:rsidRDefault="003D015F" w:rsidP="00C63E29">
      <w:pPr>
        <w:rPr>
          <w:del w:id="79" w:author="Мария Куклева" w:date="2026-06-05T22:24:00Z" w16du:dateUtc="2026-06-05T19:24:00Z"/>
          <w:noProof/>
        </w:rPr>
        <w:pPrChange w:id="80" w:author="Мария Куклева" w:date="2026-06-05T22:36:00Z" w16du:dateUtc="2026-06-05T19:36:00Z">
          <w:pPr/>
        </w:pPrChange>
      </w:pPr>
    </w:p>
    <w:p w14:paraId="4D6B7A00" w14:textId="477FF27F" w:rsidR="003D015F" w:rsidDel="002732D6" w:rsidRDefault="00F0605F" w:rsidP="00C63E29">
      <w:pPr>
        <w:rPr>
          <w:del w:id="81" w:author="Мария Куклева" w:date="2026-06-05T22:24:00Z" w16du:dateUtc="2026-06-05T19:24:00Z"/>
          <w:noProof/>
        </w:rPr>
        <w:pPrChange w:id="82" w:author="Мария Куклева" w:date="2026-06-05T22:36:00Z" w16du:dateUtc="2026-06-05T19:36:00Z">
          <w:pPr>
            <w:pStyle w:val="13"/>
          </w:pPr>
        </w:pPrChange>
      </w:pPr>
      <w:del w:id="83" w:author="Мария Куклева" w:date="2026-06-05T22:24:00Z" w16du:dateUtc="2026-06-05T19:24:00Z">
        <w:r w:rsidDel="002732D6">
          <w:rPr>
            <w:noProof/>
          </w:rPr>
          <w:delText>Введение</w:delText>
        </w:r>
      </w:del>
      <w:del w:id="84" w:author="Мария Куклева" w:date="2026-06-02T23:09:00Z" w16du:dateUtc="2026-06-02T20:09:00Z">
        <w:r w:rsidDel="00F0605F">
          <w:rPr>
            <w:noProof/>
          </w:rPr>
          <w:tab/>
        </w:r>
      </w:del>
      <w:del w:id="85" w:author="Мария Куклева" w:date="2026-06-05T22:24:00Z" w16du:dateUtc="2026-06-05T19:24:00Z">
        <w:r w:rsidDel="002732D6">
          <w:rPr>
            <w:noProof/>
          </w:rPr>
          <w:delText>3</w:delText>
        </w:r>
      </w:del>
    </w:p>
    <w:p w14:paraId="2F342B64" w14:textId="5629E010" w:rsidR="003D015F" w:rsidDel="002732D6" w:rsidRDefault="00F0605F" w:rsidP="00C63E29">
      <w:pPr>
        <w:rPr>
          <w:del w:id="86" w:author="Мария Куклева" w:date="2026-06-05T22:24:00Z" w16du:dateUtc="2026-06-05T19:24:00Z"/>
          <w:noProof/>
        </w:rPr>
        <w:pPrChange w:id="87" w:author="Мария Куклева" w:date="2026-06-05T22:36:00Z" w16du:dateUtc="2026-06-05T19:36:00Z">
          <w:pPr>
            <w:pStyle w:val="13"/>
          </w:pPr>
        </w:pPrChange>
      </w:pPr>
      <w:del w:id="88" w:author="Мария Куклева" w:date="2026-06-05T22:24:00Z" w16du:dateUtc="2026-06-05T19:24:00Z">
        <w:r w:rsidDel="002732D6">
          <w:rPr>
            <w:noProof/>
          </w:rPr>
          <w:delText>Глоссарий (опционально)</w:delText>
        </w:r>
        <w:r w:rsidDel="002732D6">
          <w:rPr>
            <w:noProof/>
          </w:rPr>
          <w:tab/>
          <w:delText>3</w:delText>
        </w:r>
      </w:del>
    </w:p>
    <w:p w14:paraId="7F71698D" w14:textId="7D5293B0" w:rsidR="003D015F" w:rsidDel="002732D6" w:rsidRDefault="00F0605F" w:rsidP="00C63E29">
      <w:pPr>
        <w:rPr>
          <w:del w:id="89" w:author="Мария Куклева" w:date="2026-06-05T22:24:00Z" w16du:dateUtc="2026-06-05T19:24:00Z"/>
          <w:noProof/>
        </w:rPr>
        <w:pPrChange w:id="90" w:author="Мария Куклева" w:date="2026-06-05T22:36:00Z" w16du:dateUtc="2026-06-05T19:36:00Z">
          <w:pPr>
            <w:pStyle w:val="25"/>
          </w:pPr>
        </w:pPrChange>
      </w:pPr>
      <w:del w:id="91" w:author="Мария Куклева" w:date="2026-06-05T22:24:00Z" w16du:dateUtc="2026-06-05T19:24:00Z">
        <w:r w:rsidDel="002732D6">
          <w:rPr>
            <w:noProof/>
          </w:rPr>
          <w:delText>Пользовательские истории (user stories)</w:delText>
        </w:r>
        <w:r w:rsidDel="002732D6">
          <w:rPr>
            <w:noProof/>
          </w:rPr>
          <w:tab/>
          <w:delText>4</w:delText>
        </w:r>
      </w:del>
    </w:p>
    <w:p w14:paraId="3CEB3857" w14:textId="494EB786" w:rsidR="003D015F" w:rsidDel="002732D6" w:rsidRDefault="00F0605F" w:rsidP="00C63E29">
      <w:pPr>
        <w:rPr>
          <w:del w:id="92" w:author="Мария Куклева" w:date="2026-06-05T22:24:00Z" w16du:dateUtc="2026-06-05T19:24:00Z"/>
          <w:noProof/>
        </w:rPr>
        <w:pPrChange w:id="93" w:author="Мария Куклева" w:date="2026-06-05T22:36:00Z" w16du:dateUtc="2026-06-05T19:36:00Z">
          <w:pPr>
            <w:pStyle w:val="25"/>
          </w:pPr>
        </w:pPrChange>
      </w:pPr>
      <w:del w:id="94" w:author="Мария Куклева" w:date="2026-06-05T22:24:00Z" w16du:dateUtc="2026-06-05T19:24:00Z">
        <w:r w:rsidDel="002732D6">
          <w:rPr>
            <w:noProof/>
          </w:rPr>
          <w:delText>Варианты использования (use cases)</w:delText>
        </w:r>
      </w:del>
      <w:del w:id="95" w:author="Мария Куклева" w:date="2026-06-02T23:10:00Z" w16du:dateUtc="2026-06-02T20:10:00Z">
        <w:r w:rsidDel="00F0605F">
          <w:rPr>
            <w:noProof/>
          </w:rPr>
          <w:tab/>
        </w:r>
      </w:del>
      <w:del w:id="96" w:author="Мария Куклева" w:date="2026-06-02T23:16:00Z" w16du:dateUtc="2026-06-02T20:16:00Z">
        <w:r w:rsidDel="002F32EB">
          <w:rPr>
            <w:noProof/>
          </w:rPr>
          <w:delText>4</w:delText>
        </w:r>
      </w:del>
    </w:p>
    <w:p w14:paraId="26DD2DA9" w14:textId="0A103897" w:rsidR="003D015F" w:rsidDel="002732D6" w:rsidRDefault="00F0605F" w:rsidP="00C63E29">
      <w:pPr>
        <w:rPr>
          <w:del w:id="97" w:author="Мария Куклева" w:date="2026-06-05T22:24:00Z" w16du:dateUtc="2026-06-05T19:24:00Z"/>
          <w:noProof/>
        </w:rPr>
        <w:pPrChange w:id="98" w:author="Мария Куклева" w:date="2026-06-05T22:36:00Z" w16du:dateUtc="2026-06-05T19:36:00Z">
          <w:pPr>
            <w:pStyle w:val="13"/>
          </w:pPr>
        </w:pPrChange>
      </w:pPr>
      <w:del w:id="99" w:author="Мария Куклева" w:date="2026-06-05T22:24:00Z" w16du:dateUtc="2026-06-05T19:24:00Z">
        <w:r w:rsidDel="002732D6">
          <w:rPr>
            <w:noProof/>
          </w:rPr>
          <w:delText>Возможные риски и ограничения</w:delText>
        </w:r>
      </w:del>
      <w:del w:id="100" w:author="Мария Куклева" w:date="2026-06-02T23:10:00Z" w16du:dateUtc="2026-06-02T20:10:00Z">
        <w:r w:rsidDel="00F0605F">
          <w:rPr>
            <w:noProof/>
          </w:rPr>
          <w:tab/>
        </w:r>
      </w:del>
      <w:del w:id="101" w:author="Мария Куклева" w:date="2026-06-02T23:17:00Z" w16du:dateUtc="2026-06-02T20:17:00Z">
        <w:r w:rsidDel="002F32EB">
          <w:rPr>
            <w:noProof/>
          </w:rPr>
          <w:delText>5</w:delText>
        </w:r>
      </w:del>
    </w:p>
    <w:p w14:paraId="0E2D6DE3" w14:textId="7E2FC61B" w:rsidR="003D015F" w:rsidDel="002732D6" w:rsidRDefault="00F0605F" w:rsidP="00C63E29">
      <w:pPr>
        <w:rPr>
          <w:del w:id="102" w:author="Мария Куклева" w:date="2026-06-05T22:24:00Z" w16du:dateUtc="2026-06-05T19:24:00Z"/>
          <w:noProof/>
        </w:rPr>
        <w:pPrChange w:id="103" w:author="Мария Куклева" w:date="2026-06-05T22:36:00Z" w16du:dateUtc="2026-06-05T19:36:00Z">
          <w:pPr>
            <w:pStyle w:val="13"/>
          </w:pPr>
        </w:pPrChange>
      </w:pPr>
      <w:del w:id="104" w:author="Мария Куклева" w:date="2026-06-05T22:24:00Z" w16du:dateUtc="2026-06-05T19:24:00Z">
        <w:r w:rsidDel="002732D6">
          <w:rPr>
            <w:noProof/>
          </w:rPr>
          <w:delText>Приложение</w:delText>
        </w:r>
      </w:del>
      <w:del w:id="105" w:author="Мария Куклева" w:date="2026-06-02T23:10:00Z" w16du:dateUtc="2026-06-02T20:10:00Z">
        <w:r w:rsidDel="00F0605F">
          <w:rPr>
            <w:noProof/>
          </w:rPr>
          <w:tab/>
        </w:r>
      </w:del>
      <w:del w:id="106" w:author="Мария Куклева" w:date="2026-06-02T23:18:00Z" w16du:dateUtc="2026-06-02T20:18:00Z">
        <w:r w:rsidDel="002F32EB">
          <w:rPr>
            <w:noProof/>
          </w:rPr>
          <w:delText>6</w:delText>
        </w:r>
      </w:del>
    </w:p>
    <w:p w14:paraId="7FDD477F" w14:textId="77777777" w:rsidR="003D015F" w:rsidRDefault="00000000" w:rsidP="00C63E29">
      <w:pPr>
        <w:rPr>
          <w:b/>
          <w:bCs/>
        </w:rPr>
      </w:pPr>
      <w:r>
        <w:rPr>
          <w:color w:val="2F5496"/>
        </w:rPr>
        <w:fldChar w:fldCharType="end"/>
      </w:r>
    </w:p>
    <w:p w14:paraId="670CCF84" w14:textId="77777777" w:rsidR="003D015F" w:rsidRDefault="00000000">
      <w:r>
        <w:rPr>
          <w:rFonts w:ascii="Arial Unicode MS" w:hAnsi="Arial Unicode MS"/>
        </w:rPr>
        <w:br w:type="page" w:clear="all"/>
      </w:r>
    </w:p>
    <w:p w14:paraId="7181E8DF" w14:textId="77777777" w:rsidR="003D015F" w:rsidRDefault="00000000" w:rsidP="002732D6">
      <w:pPr>
        <w:pStyle w:val="10"/>
      </w:pPr>
      <w:bookmarkStart w:id="107" w:name="_gjdgxs"/>
      <w:bookmarkStart w:id="108" w:name="_Toc231590714"/>
      <w:bookmarkStart w:id="109" w:name="_Toc231590967"/>
      <w:bookmarkStart w:id="110" w:name="_Toc231591358"/>
      <w:bookmarkStart w:id="111" w:name="_Toc231591911"/>
      <w:bookmarkEnd w:id="107"/>
      <w:r>
        <w:rPr>
          <w:rFonts w:eastAsia="Arial Unicode MS" w:cs="Arial Unicode MS"/>
        </w:rPr>
        <w:lastRenderedPageBreak/>
        <w:t>Введение</w:t>
      </w:r>
      <w:bookmarkEnd w:id="108"/>
      <w:bookmarkEnd w:id="109"/>
      <w:bookmarkEnd w:id="110"/>
      <w:bookmarkEnd w:id="111"/>
    </w:p>
    <w:p w14:paraId="0DE78E16" w14:textId="0E0C1001" w:rsidR="00671A31" w:rsidRPr="002F32EB" w:rsidRDefault="00000000" w:rsidP="00671A31">
      <w:pPr>
        <w:spacing w:before="280" w:after="280" w:line="240" w:lineRule="auto"/>
        <w:rPr>
          <w:ins w:id="112" w:author="Мария Куклева" w:date="2026-05-31T16:46:00Z"/>
          <w:color w:val="auto"/>
          <w:shd w:val="clear" w:color="auto" w:fill="FFFFFF"/>
          <w:rPrChange w:id="113" w:author="Мария Куклева" w:date="2026-06-02T23:11:00Z" w16du:dateUtc="2026-06-02T20:11:00Z">
            <w:rPr>
              <w:ins w:id="114" w:author="Мария Куклева" w:date="2026-05-31T16:46:00Z"/>
              <w:i/>
              <w:iCs/>
              <w:color w:val="595959"/>
              <w:shd w:val="clear" w:color="auto" w:fill="FFFFFF"/>
            </w:rPr>
          </w:rPrChange>
        </w:rPr>
      </w:pPr>
      <w:bookmarkStart w:id="115" w:name="_j0zll"/>
      <w:bookmarkEnd w:id="115"/>
      <w:del w:id="116" w:author="Мария Куклева" w:date="2026-05-31T16:46:00Z" w16du:dateUtc="2026-05-31T13:46:00Z">
        <w:r w:rsidRPr="002F32EB" w:rsidDel="00671A31">
          <w:rPr>
            <w:color w:val="auto"/>
            <w:shd w:val="clear" w:color="auto" w:fill="FFFFFF"/>
            <w:rPrChange w:id="117" w:author="Мария Куклева" w:date="2026-06-02T23:11:00Z" w16du:dateUtc="2026-06-02T20:11:00Z">
              <w:rPr>
                <w:i/>
                <w:iCs/>
                <w:color w:val="595959"/>
                <w:shd w:val="clear" w:color="auto" w:fill="FFFFFF"/>
              </w:rPr>
            </w:rPrChange>
          </w:rPr>
          <w:delText>Опишите проект и текущее состояние системы. Можно приложить ссылку на отчёт об обследовании, который вы подготовили в первой части дипломного проекта</w:delText>
        </w:r>
      </w:del>
      <w:ins w:id="118" w:author="Мария Куклева" w:date="2026-05-31T16:46:00Z">
        <w:r w:rsidR="00671A31" w:rsidRPr="002F32EB">
          <w:rPr>
            <w:color w:val="auto"/>
            <w:shd w:val="clear" w:color="auto" w:fill="FFFFFF"/>
            <w:rPrChange w:id="119" w:author="Мария Куклева" w:date="2026-06-02T23:11:00Z" w16du:dateUtc="2026-06-02T20:11:00Z">
              <w:rPr>
                <w:i/>
                <w:iCs/>
                <w:color w:val="595959"/>
                <w:shd w:val="clear" w:color="auto" w:fill="FFFFFF"/>
              </w:rPr>
            </w:rPrChange>
          </w:rPr>
          <w:t>Проект направлен на автоматизацию процесса оформления и обработки заказов в интернет-магазине товаров для дома «Переделкино». В результате обследования текущего состояния AS IS выявлены следующие ключевые проблемы: отсутствие поисковой строки и фильтрации товаров, ручная обработка заказов администратором с использованием телефонных звонков, наличие не подтверждённых заказов в клиентской базе, отсутствие личного кабинета и отслеживания статуса заказа, ошибка сервиса онлайн-оплаты, а также некорректная работа онлайн-консультанта.</w:t>
        </w:r>
      </w:ins>
    </w:p>
    <w:p w14:paraId="1FCF9EC3" w14:textId="0A8A0543" w:rsidR="003D015F" w:rsidRPr="002F32EB" w:rsidRDefault="00671A31">
      <w:pPr>
        <w:spacing w:before="280" w:after="280" w:line="240" w:lineRule="auto"/>
        <w:rPr>
          <w:color w:val="auto"/>
          <w:rPrChange w:id="120" w:author="Мария Куклева" w:date="2026-06-02T23:11:00Z" w16du:dateUtc="2026-06-02T20:11:00Z">
            <w:rPr>
              <w:color w:val="595959"/>
            </w:rPr>
          </w:rPrChange>
        </w:rPr>
      </w:pPr>
      <w:ins w:id="121" w:author="Мария Куклева" w:date="2026-05-31T16:46:00Z">
        <w:r w:rsidRPr="002F32EB">
          <w:rPr>
            <w:color w:val="auto"/>
            <w:shd w:val="clear" w:color="auto" w:fill="FFFFFF"/>
            <w:rPrChange w:id="122" w:author="Мария Куклева" w:date="2026-06-02T23:11:00Z" w16du:dateUtc="2026-06-02T20:11:00Z">
              <w:rPr>
                <w:i/>
                <w:iCs/>
                <w:color w:val="595959"/>
                <w:shd w:val="clear" w:color="auto" w:fill="FFFFFF"/>
              </w:rPr>
            </w:rPrChange>
          </w:rPr>
          <w:t xml:space="preserve">Ссылка на отчёт об обследовании: </w:t>
        </w:r>
      </w:ins>
      <w:ins w:id="123" w:author="Мария Куклева" w:date="2026-06-02T23:19:00Z" w16du:dateUtc="2026-06-02T20:19:00Z">
        <w:r w:rsidR="002F32EB" w:rsidRPr="002F32EB">
          <w:rPr>
            <w:color w:val="auto"/>
            <w:shd w:val="clear" w:color="auto" w:fill="FFFFFF"/>
          </w:rPr>
          <w:t>https://disk.yandex.ru/i/WXTAhK7rJ34Pxg</w:t>
        </w:r>
      </w:ins>
    </w:p>
    <w:p w14:paraId="7B0A5A1B" w14:textId="77777777" w:rsidR="003D015F" w:rsidRPr="002F32EB" w:rsidRDefault="00000000" w:rsidP="002732D6">
      <w:pPr>
        <w:pStyle w:val="20"/>
        <w:rPr>
          <w:b/>
          <w:bCs/>
          <w:color w:val="auto"/>
          <w:sz w:val="36"/>
          <w:szCs w:val="36"/>
          <w:rPrChange w:id="124" w:author="Мария Куклева" w:date="2026-06-02T23:11:00Z" w16du:dateUtc="2026-06-02T20:11:00Z">
            <w:rPr>
              <w:b/>
              <w:bCs/>
              <w:sz w:val="36"/>
              <w:szCs w:val="36"/>
            </w:rPr>
          </w:rPrChange>
        </w:rPr>
        <w:pPrChange w:id="125" w:author="Мария Куклева" w:date="2026-06-05T22:26:00Z" w16du:dateUtc="2026-06-05T19:26:00Z">
          <w:pPr>
            <w:spacing w:before="280" w:after="280" w:line="240" w:lineRule="auto"/>
          </w:pPr>
        </w:pPrChange>
      </w:pPr>
      <w:bookmarkStart w:id="126" w:name="_Toc231591912"/>
      <w:r w:rsidRPr="002F32EB">
        <w:rPr>
          <w:b/>
          <w:bCs/>
          <w:color w:val="auto"/>
          <w:sz w:val="36"/>
          <w:szCs w:val="36"/>
          <w:rPrChange w:id="127" w:author="Мария Куклева" w:date="2026-06-02T23:11:00Z" w16du:dateUtc="2026-06-02T20:11:00Z">
            <w:rPr>
              <w:b/>
              <w:bCs/>
              <w:sz w:val="36"/>
              <w:szCs w:val="36"/>
            </w:rPr>
          </w:rPrChange>
        </w:rPr>
        <w:t>Цель проекта</w:t>
      </w:r>
      <w:bookmarkEnd w:id="126"/>
    </w:p>
    <w:p w14:paraId="409E6EE4" w14:textId="051C4ABA" w:rsidR="00671A31" w:rsidRPr="002F32EB" w:rsidRDefault="00000000" w:rsidP="00671A31">
      <w:pPr>
        <w:shd w:val="clear" w:color="auto" w:fill="FFFFFF"/>
        <w:rPr>
          <w:ins w:id="128" w:author="Мария Куклева" w:date="2026-05-31T16:48:00Z"/>
          <w:color w:val="auto"/>
          <w:rPrChange w:id="129" w:author="Мария Куклева" w:date="2026-06-02T23:11:00Z" w16du:dateUtc="2026-06-02T20:11:00Z">
            <w:rPr>
              <w:ins w:id="130" w:author="Мария Куклева" w:date="2026-05-31T16:48:00Z"/>
              <w:i/>
              <w:iCs/>
              <w:color w:val="595959"/>
            </w:rPr>
          </w:rPrChange>
        </w:rPr>
      </w:pPr>
      <w:del w:id="131" w:author="Мария Куклева" w:date="2026-05-31T16:48:00Z" w16du:dateUtc="2026-05-31T13:48:00Z">
        <w:r w:rsidRPr="002F32EB" w:rsidDel="00671A31">
          <w:rPr>
            <w:color w:val="auto"/>
            <w:shd w:val="clear" w:color="auto" w:fill="FFFFFF"/>
            <w:rPrChange w:id="132" w:author="Мария Куклева" w:date="2026-06-02T23:11:00Z" w16du:dateUtc="2026-06-02T20:11:00Z">
              <w:rPr>
                <w:i/>
                <w:iCs/>
                <w:color w:val="595959"/>
                <w:shd w:val="clear" w:color="auto" w:fill="FFFFFF"/>
              </w:rPr>
            </w:rPrChange>
          </w:rPr>
          <w:delText>Укажите</w:delText>
        </w:r>
        <w:r w:rsidRPr="002F32EB" w:rsidDel="00671A31">
          <w:rPr>
            <w:color w:val="auto"/>
            <w:rPrChange w:id="133" w:author="Мария Куклева" w:date="2026-06-02T23:11:00Z" w16du:dateUtc="2026-06-02T20:11:00Z">
              <w:rPr>
                <w:i/>
                <w:iCs/>
                <w:color w:val="595959"/>
              </w:rPr>
            </w:rPrChange>
          </w:rPr>
          <w:delText>, какое именно ПО требует доработки и какие показатели эта доработка поможет достичь. Показатели возьмите из отчёта об обследовании</w:delText>
        </w:r>
      </w:del>
      <w:ins w:id="134" w:author="Мария Куклева" w:date="2026-05-31T16:48:00Z">
        <w:r w:rsidR="00671A31" w:rsidRPr="002F32EB">
          <w:rPr>
            <w:color w:val="auto"/>
            <w:rPrChange w:id="135" w:author="Мария Куклева" w:date="2026-06-02T23:11:00Z" w16du:dateUtc="2026-06-02T20:11:00Z">
              <w:rPr>
                <w:i/>
                <w:iCs/>
                <w:color w:val="595959"/>
              </w:rPr>
            </w:rPrChange>
          </w:rPr>
          <w:t>Доработка сайта интернет-магазина «Переделкино» с целью автоматизации процесса оформления и обработки заказов. В результате внедрения решения планируется достичь следующих показателей:</w:t>
        </w:r>
      </w:ins>
    </w:p>
    <w:p w14:paraId="19110503" w14:textId="77777777" w:rsidR="00671A31" w:rsidRPr="002F32EB" w:rsidRDefault="00671A31" w:rsidP="00671A31">
      <w:pPr>
        <w:numPr>
          <w:ilvl w:val="0"/>
          <w:numId w:val="14"/>
        </w:numPr>
        <w:shd w:val="clear" w:color="auto" w:fill="FFFFFF"/>
        <w:rPr>
          <w:ins w:id="136" w:author="Мария Куклева" w:date="2026-05-31T16:48:00Z"/>
          <w:color w:val="auto"/>
          <w:rPrChange w:id="137" w:author="Мария Куклева" w:date="2026-06-02T23:11:00Z" w16du:dateUtc="2026-06-02T20:11:00Z">
            <w:rPr>
              <w:ins w:id="138" w:author="Мария Куклева" w:date="2026-05-31T16:48:00Z"/>
              <w:i/>
              <w:iCs/>
              <w:color w:val="595959"/>
            </w:rPr>
          </w:rPrChange>
        </w:rPr>
      </w:pPr>
      <w:ins w:id="139" w:author="Мария Куклева" w:date="2026-05-31T16:48:00Z">
        <w:r w:rsidRPr="002F32EB">
          <w:rPr>
            <w:color w:val="auto"/>
            <w:rPrChange w:id="140" w:author="Мария Куклева" w:date="2026-06-02T23:11:00Z" w16du:dateUtc="2026-06-02T20:11:00Z">
              <w:rPr>
                <w:i/>
                <w:iCs/>
                <w:color w:val="595959"/>
              </w:rPr>
            </w:rPrChange>
          </w:rPr>
          <w:t>Сократить время обработки заказа с 1 рабочего дня до 1 часа</w:t>
        </w:r>
      </w:ins>
    </w:p>
    <w:p w14:paraId="3CF9F1F2" w14:textId="1640F5A9" w:rsidR="00671A31" w:rsidRPr="002F32EB" w:rsidRDefault="00671A31" w:rsidP="00671A31">
      <w:pPr>
        <w:numPr>
          <w:ilvl w:val="0"/>
          <w:numId w:val="14"/>
        </w:numPr>
        <w:shd w:val="clear" w:color="auto" w:fill="FFFFFF"/>
        <w:rPr>
          <w:ins w:id="141" w:author="Мария Куклева" w:date="2026-05-31T16:48:00Z"/>
          <w:color w:val="auto"/>
          <w:rPrChange w:id="142" w:author="Мария Куклева" w:date="2026-06-02T23:11:00Z" w16du:dateUtc="2026-06-02T20:11:00Z">
            <w:rPr>
              <w:ins w:id="143" w:author="Мария Куклева" w:date="2026-05-31T16:48:00Z"/>
              <w:i/>
              <w:iCs/>
              <w:color w:val="595959"/>
            </w:rPr>
          </w:rPrChange>
        </w:rPr>
      </w:pPr>
      <w:ins w:id="144" w:author="Мария Куклева" w:date="2026-05-31T16:48:00Z">
        <w:r w:rsidRPr="002F32EB">
          <w:rPr>
            <w:color w:val="auto"/>
            <w:rPrChange w:id="145" w:author="Мария Куклева" w:date="2026-06-02T23:11:00Z" w16du:dateUtc="2026-06-02T20:11:00Z">
              <w:rPr>
                <w:i/>
                <w:iCs/>
                <w:color w:val="595959"/>
              </w:rPr>
            </w:rPrChange>
          </w:rPr>
          <w:t xml:space="preserve">Снизить долю не подтверждённых заказов на </w:t>
        </w:r>
      </w:ins>
      <w:ins w:id="146" w:author="Мария Куклева" w:date="2026-05-31T16:48:00Z" w16du:dateUtc="2026-05-31T13:48:00Z">
        <w:r w:rsidRPr="002F32EB">
          <w:rPr>
            <w:color w:val="auto"/>
            <w:rPrChange w:id="147" w:author="Мария Куклева" w:date="2026-06-02T23:11:00Z" w16du:dateUtc="2026-06-02T20:11:00Z">
              <w:rPr>
                <w:i/>
                <w:iCs/>
                <w:color w:val="595959"/>
              </w:rPr>
            </w:rPrChange>
          </w:rPr>
          <w:t>5</w:t>
        </w:r>
      </w:ins>
      <w:ins w:id="148" w:author="Мария Куклева" w:date="2026-05-31T16:48:00Z">
        <w:r w:rsidRPr="002F32EB">
          <w:rPr>
            <w:color w:val="auto"/>
            <w:rPrChange w:id="149" w:author="Мария Куклева" w:date="2026-06-02T23:11:00Z" w16du:dateUtc="2026-06-02T20:11:00Z">
              <w:rPr>
                <w:i/>
                <w:iCs/>
                <w:color w:val="595959"/>
              </w:rPr>
            </w:rPrChange>
          </w:rPr>
          <w:t>0%</w:t>
        </w:r>
      </w:ins>
    </w:p>
    <w:p w14:paraId="5BC3B10C" w14:textId="77777777" w:rsidR="00671A31" w:rsidRPr="002F32EB" w:rsidRDefault="00671A31" w:rsidP="00671A31">
      <w:pPr>
        <w:numPr>
          <w:ilvl w:val="0"/>
          <w:numId w:val="14"/>
        </w:numPr>
        <w:shd w:val="clear" w:color="auto" w:fill="FFFFFF"/>
        <w:rPr>
          <w:ins w:id="150" w:author="Мария Куклева" w:date="2026-05-31T16:48:00Z"/>
          <w:color w:val="auto"/>
          <w:rPrChange w:id="151" w:author="Мария Куклева" w:date="2026-06-02T23:11:00Z" w16du:dateUtc="2026-06-02T20:11:00Z">
            <w:rPr>
              <w:ins w:id="152" w:author="Мария Куклева" w:date="2026-05-31T16:48:00Z"/>
              <w:i/>
              <w:iCs/>
              <w:color w:val="595959"/>
            </w:rPr>
          </w:rPrChange>
        </w:rPr>
      </w:pPr>
      <w:ins w:id="153" w:author="Мария Куклева" w:date="2026-05-31T16:48:00Z">
        <w:r w:rsidRPr="002F32EB">
          <w:rPr>
            <w:color w:val="auto"/>
            <w:rPrChange w:id="154" w:author="Мария Куклева" w:date="2026-06-02T23:11:00Z" w16du:dateUtc="2026-06-02T20:11:00Z">
              <w:rPr>
                <w:i/>
                <w:iCs/>
                <w:color w:val="595959"/>
              </w:rPr>
            </w:rPrChange>
          </w:rPr>
          <w:t>Автоматизировать проверку наличия товаров на складе</w:t>
        </w:r>
      </w:ins>
    </w:p>
    <w:p w14:paraId="7D6BF4EB" w14:textId="77777777" w:rsidR="00671A31" w:rsidRPr="002F32EB" w:rsidRDefault="00671A31" w:rsidP="00671A31">
      <w:pPr>
        <w:numPr>
          <w:ilvl w:val="0"/>
          <w:numId w:val="14"/>
        </w:numPr>
        <w:shd w:val="clear" w:color="auto" w:fill="FFFFFF"/>
        <w:rPr>
          <w:ins w:id="155" w:author="Мария Куклева" w:date="2026-05-31T16:48:00Z"/>
          <w:color w:val="auto"/>
          <w:rPrChange w:id="156" w:author="Мария Куклева" w:date="2026-06-02T23:11:00Z" w16du:dateUtc="2026-06-02T20:11:00Z">
            <w:rPr>
              <w:ins w:id="157" w:author="Мария Куклева" w:date="2026-05-31T16:48:00Z"/>
              <w:i/>
              <w:iCs/>
              <w:color w:val="595959"/>
            </w:rPr>
          </w:rPrChange>
        </w:rPr>
      </w:pPr>
      <w:ins w:id="158" w:author="Мария Куклева" w:date="2026-05-31T16:48:00Z">
        <w:r w:rsidRPr="002F32EB">
          <w:rPr>
            <w:color w:val="auto"/>
            <w:rPrChange w:id="159" w:author="Мария Куклева" w:date="2026-06-02T23:11:00Z" w16du:dateUtc="2026-06-02T20:11:00Z">
              <w:rPr>
                <w:i/>
                <w:iCs/>
                <w:color w:val="595959"/>
              </w:rPr>
            </w:rPrChange>
          </w:rPr>
          <w:t>Сократить нагрузку на администраторов</w:t>
        </w:r>
      </w:ins>
    </w:p>
    <w:p w14:paraId="572FB1A6" w14:textId="58C3DBE9" w:rsidR="003D015F" w:rsidDel="002732D6" w:rsidRDefault="00671A31" w:rsidP="002732D6">
      <w:pPr>
        <w:rPr>
          <w:del w:id="160" w:author="Мария Куклева" w:date="2026-06-05T22:25:00Z" w16du:dateUtc="2026-06-05T19:25:00Z"/>
          <w:color w:val="auto"/>
        </w:rPr>
      </w:pPr>
      <w:ins w:id="161" w:author="Мария Куклева" w:date="2026-05-31T16:48:00Z">
        <w:r w:rsidRPr="002F32EB">
          <w:rPr>
            <w:color w:val="auto"/>
            <w:rPrChange w:id="162" w:author="Мария Куклева" w:date="2026-06-02T23:11:00Z" w16du:dateUtc="2026-06-02T20:11:00Z">
              <w:rPr>
                <w:i/>
                <w:iCs/>
                <w:color w:val="595959"/>
              </w:rPr>
            </w:rPrChange>
          </w:rPr>
          <w:t>Увеличить количество онлайн-оплат</w:t>
        </w:r>
      </w:ins>
      <w:ins w:id="163" w:author="Мария Куклева" w:date="2026-06-05T22:25:00Z" w16du:dateUtc="2026-06-05T19:25:00Z">
        <w:r w:rsidR="002732D6">
          <w:rPr>
            <w:color w:val="auto"/>
          </w:rPr>
          <w:t>ы</w:t>
        </w:r>
      </w:ins>
    </w:p>
    <w:p w14:paraId="77ACD5E3" w14:textId="77777777" w:rsidR="002732D6" w:rsidRPr="002732D6" w:rsidRDefault="002732D6" w:rsidP="002732D6">
      <w:pPr>
        <w:numPr>
          <w:ilvl w:val="0"/>
          <w:numId w:val="14"/>
        </w:numPr>
        <w:shd w:val="clear" w:color="auto" w:fill="FFFFFF"/>
        <w:rPr>
          <w:ins w:id="164" w:author="Мария Куклева" w:date="2026-06-05T22:25:00Z" w16du:dateUtc="2026-06-05T19:25:00Z"/>
          <w:color w:val="auto"/>
          <w:rPrChange w:id="165" w:author="Мария Куклева" w:date="2026-06-05T22:25:00Z" w16du:dateUtc="2026-06-05T19:25:00Z">
            <w:rPr>
              <w:ins w:id="166" w:author="Мария Куклева" w:date="2026-06-05T22:25:00Z" w16du:dateUtc="2026-06-05T19:25:00Z"/>
              <w:i/>
              <w:iCs/>
              <w:color w:val="595959"/>
            </w:rPr>
          </w:rPrChange>
        </w:rPr>
        <w:pPrChange w:id="167" w:author="Мария Куклева" w:date="2026-06-05T22:25:00Z" w16du:dateUtc="2026-06-05T19:25:00Z">
          <w:pPr>
            <w:shd w:val="clear" w:color="auto" w:fill="FFFFFF"/>
          </w:pPr>
        </w:pPrChange>
      </w:pPr>
    </w:p>
    <w:p w14:paraId="5BBF0040" w14:textId="77777777" w:rsidR="003D015F" w:rsidRPr="002732D6" w:rsidRDefault="003D015F" w:rsidP="002732D6">
      <w:pPr>
        <w:pPrChange w:id="168" w:author="Мария Куклева" w:date="2026-06-05T22:25:00Z" w16du:dateUtc="2026-06-05T19:25:00Z">
          <w:pPr>
            <w:pStyle w:val="10"/>
          </w:pPr>
        </w:pPrChange>
      </w:pPr>
      <w:bookmarkStart w:id="169" w:name="_tkvz1aykb7pj"/>
      <w:bookmarkEnd w:id="169"/>
    </w:p>
    <w:p w14:paraId="49797403" w14:textId="77777777" w:rsidR="003D015F" w:rsidRDefault="00000000" w:rsidP="002732D6">
      <w:pPr>
        <w:pStyle w:val="20"/>
        <w:pPrChange w:id="170" w:author="Мария Куклева" w:date="2026-06-05T22:26:00Z" w16du:dateUtc="2026-06-05T19:26:00Z">
          <w:pPr>
            <w:pStyle w:val="10"/>
          </w:pPr>
        </w:pPrChange>
      </w:pPr>
      <w:bookmarkStart w:id="171" w:name="_znysh7"/>
      <w:bookmarkStart w:id="172" w:name="_Toc231591913"/>
      <w:bookmarkEnd w:id="171"/>
      <w:r>
        <w:rPr>
          <w:rFonts w:eastAsia="Arial Unicode MS" w:cs="Arial Unicode MS"/>
        </w:rPr>
        <w:t>Глоссарий (опционально)</w:t>
      </w:r>
      <w:bookmarkEnd w:id="172"/>
    </w:p>
    <w:tbl>
      <w:tblPr>
        <w:tblStyle w:val="StGen0"/>
        <w:tblW w:w="935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67"/>
        <w:gridCol w:w="2618"/>
        <w:gridCol w:w="6065"/>
      </w:tblGrid>
      <w:tr w:rsidR="00671A31" w14:paraId="67D1DF1E" w14:textId="77777777" w:rsidTr="00711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73" w:author="Мария Куклева" w:date="2026-05-31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4E8AA782" w14:textId="77777777" w:rsidR="00671A31" w:rsidRDefault="00671A31" w:rsidP="00711E85">
            <w:pPr>
              <w:jc w:val="center"/>
              <w:rPr>
                <w:ins w:id="174" w:author="Мария Куклева" w:date="2026-05-31T16:51:00Z" w16du:dateUtc="2026-05-31T13:51:00Z"/>
                <w:rFonts w:eastAsia="Times New Roman" w:cs="Times New Roman"/>
              </w:rPr>
            </w:pPr>
            <w:ins w:id="175" w:author="Мария Куклева" w:date="2026-05-31T16:51:00Z" w16du:dateUtc="2026-05-31T13:51:00Z">
              <w:r>
                <w:rPr>
                  <w:rFonts w:eastAsia="Times New Roman" w:cs="Times New Roman"/>
                </w:rPr>
                <w:t>№ п/п</w:t>
              </w:r>
            </w:ins>
          </w:p>
        </w:tc>
        <w:tc>
          <w:tcPr>
            <w:tcW w:w="2618" w:type="dxa"/>
          </w:tcPr>
          <w:p w14:paraId="3848F26E" w14:textId="77777777" w:rsidR="00671A31" w:rsidRDefault="00671A31" w:rsidP="00711E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76" w:author="Мария Куклева" w:date="2026-05-31T16:51:00Z" w16du:dateUtc="2026-05-31T13:51:00Z"/>
                <w:rFonts w:eastAsia="Times New Roman" w:cs="Times New Roman"/>
              </w:rPr>
            </w:pPr>
            <w:ins w:id="177" w:author="Мария Куклева" w:date="2026-05-31T16:51:00Z" w16du:dateUtc="2026-05-31T13:51:00Z">
              <w:r>
                <w:rPr>
                  <w:rFonts w:eastAsia="Times New Roman" w:cs="Times New Roman"/>
                </w:rPr>
                <w:t>Термин или сокращение</w:t>
              </w:r>
            </w:ins>
          </w:p>
        </w:tc>
        <w:tc>
          <w:tcPr>
            <w:tcW w:w="6065" w:type="dxa"/>
          </w:tcPr>
          <w:p w14:paraId="61893562" w14:textId="77777777" w:rsidR="00671A31" w:rsidRDefault="00671A31" w:rsidP="00711E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78" w:author="Мария Куклева" w:date="2026-05-31T16:51:00Z" w16du:dateUtc="2026-05-31T13:51:00Z"/>
                <w:rFonts w:eastAsia="Times New Roman" w:cs="Times New Roman"/>
              </w:rPr>
            </w:pPr>
            <w:ins w:id="179" w:author="Мария Куклева" w:date="2026-05-31T16:51:00Z" w16du:dateUtc="2026-05-31T13:51:00Z">
              <w:r>
                <w:rPr>
                  <w:rFonts w:eastAsia="Times New Roman" w:cs="Times New Roman"/>
                </w:rPr>
                <w:t>Определение</w:t>
              </w:r>
            </w:ins>
          </w:p>
        </w:tc>
      </w:tr>
      <w:tr w:rsidR="00671A31" w14:paraId="0F191DAB" w14:textId="77777777" w:rsidTr="00711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80" w:author="Мария Куклева" w:date="2026-05-31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79697F07" w14:textId="77777777" w:rsidR="00671A31" w:rsidRDefault="00671A31" w:rsidP="00711E85">
            <w:pPr>
              <w:rPr>
                <w:ins w:id="181" w:author="Мария Куклева" w:date="2026-05-31T16:51:00Z" w16du:dateUtc="2026-05-31T13:51:00Z"/>
                <w:rFonts w:eastAsia="Times New Roman" w:cs="Times New Roman"/>
              </w:rPr>
            </w:pPr>
            <w:ins w:id="182" w:author="Мария Куклева" w:date="2026-05-31T16:51:00Z" w16du:dateUtc="2026-05-31T13:51:00Z">
              <w:r>
                <w:rPr>
                  <w:rFonts w:eastAsia="Times New Roman" w:cs="Times New Roman"/>
                </w:rPr>
                <w:t>1</w:t>
              </w:r>
            </w:ins>
          </w:p>
        </w:tc>
        <w:tc>
          <w:tcPr>
            <w:tcW w:w="2618" w:type="dxa"/>
          </w:tcPr>
          <w:p w14:paraId="5F3B166B" w14:textId="77777777" w:rsidR="00671A31" w:rsidRDefault="00671A31" w:rsidP="00711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83" w:author="Мария Куклева" w:date="2026-05-31T16:51:00Z" w16du:dateUtc="2026-05-31T13:51:00Z"/>
                <w:rFonts w:eastAsia="Times New Roman" w:cs="Times New Roman"/>
              </w:rPr>
            </w:pPr>
            <w:ins w:id="184" w:author="Мария Куклева" w:date="2026-05-31T16:51:00Z" w16du:dateUtc="2026-05-31T13:51:00Z">
              <w:r w:rsidRPr="00F778C4">
                <w:rPr>
                  <w:rFonts w:eastAsia="Times New Roman" w:cs="Times New Roman"/>
                  <w:b/>
                  <w:bCs/>
                </w:rPr>
                <w:t>AS IS</w:t>
              </w:r>
            </w:ins>
          </w:p>
        </w:tc>
        <w:tc>
          <w:tcPr>
            <w:tcW w:w="6065" w:type="dxa"/>
          </w:tcPr>
          <w:p w14:paraId="78D7EFD8" w14:textId="77777777" w:rsidR="00671A31" w:rsidRDefault="00671A31" w:rsidP="00711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85" w:author="Мария Куклева" w:date="2026-05-31T16:51:00Z" w16du:dateUtc="2026-05-31T13:51:00Z"/>
                <w:rFonts w:eastAsia="Times New Roman" w:cs="Times New Roman"/>
              </w:rPr>
            </w:pPr>
            <w:ins w:id="186" w:author="Мария Куклева" w:date="2026-05-31T16:51:00Z" w16du:dateUtc="2026-05-31T13:51:00Z">
              <w:r w:rsidRPr="00F778C4">
                <w:rPr>
                  <w:rFonts w:eastAsia="Times New Roman" w:cs="Times New Roman"/>
                </w:rPr>
                <w:t>модель текущего состояния процесса «как есть», отражающая существующие бизнес-процессы без изменений.</w:t>
              </w:r>
            </w:ins>
          </w:p>
        </w:tc>
      </w:tr>
      <w:tr w:rsidR="00671A31" w14:paraId="58A17099" w14:textId="77777777" w:rsidTr="00711E85">
        <w:trPr>
          <w:ins w:id="187" w:author="Мария Куклева" w:date="2026-05-31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5193E7AF" w14:textId="77777777" w:rsidR="00671A31" w:rsidRDefault="00671A31" w:rsidP="00711E85">
            <w:pPr>
              <w:rPr>
                <w:ins w:id="188" w:author="Мария Куклева" w:date="2026-05-31T16:51:00Z" w16du:dateUtc="2026-05-31T13:51:00Z"/>
                <w:rFonts w:eastAsia="Times New Roman" w:cs="Times New Roman"/>
              </w:rPr>
            </w:pPr>
            <w:ins w:id="189" w:author="Мария Куклева" w:date="2026-05-31T16:51:00Z" w16du:dateUtc="2026-05-31T13:51:00Z">
              <w:r>
                <w:rPr>
                  <w:rFonts w:eastAsia="Times New Roman" w:cs="Times New Roman"/>
                </w:rPr>
                <w:t>2</w:t>
              </w:r>
            </w:ins>
          </w:p>
        </w:tc>
        <w:tc>
          <w:tcPr>
            <w:tcW w:w="2618" w:type="dxa"/>
          </w:tcPr>
          <w:p w14:paraId="322C181D" w14:textId="77777777" w:rsidR="00671A31" w:rsidRDefault="00671A31" w:rsidP="0071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0" w:author="Мария Куклева" w:date="2026-05-31T16:51:00Z" w16du:dateUtc="2026-05-31T13:51:00Z"/>
                <w:rFonts w:eastAsia="Times New Roman" w:cs="Times New Roman"/>
              </w:rPr>
            </w:pPr>
            <w:ins w:id="191" w:author="Мария Куклева" w:date="2026-05-31T16:51:00Z" w16du:dateUtc="2026-05-31T13:51:00Z">
              <w:r w:rsidRPr="00F778C4">
                <w:rPr>
                  <w:rFonts w:eastAsia="Times New Roman" w:cs="Times New Roman"/>
                  <w:b/>
                  <w:bCs/>
                </w:rPr>
                <w:t>TO-BE</w:t>
              </w:r>
            </w:ins>
          </w:p>
        </w:tc>
        <w:tc>
          <w:tcPr>
            <w:tcW w:w="6065" w:type="dxa"/>
          </w:tcPr>
          <w:p w14:paraId="60A5EDD2" w14:textId="77777777" w:rsidR="00671A31" w:rsidRDefault="00671A31" w:rsidP="0071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192" w:author="Мария Куклева" w:date="2026-05-31T16:51:00Z" w16du:dateUtc="2026-05-31T13:51:00Z"/>
                <w:rFonts w:eastAsia="Times New Roman" w:cs="Times New Roman"/>
              </w:rPr>
            </w:pPr>
            <w:ins w:id="193" w:author="Мария Куклева" w:date="2026-05-31T16:51:00Z" w16du:dateUtc="2026-05-31T13:51:00Z">
              <w:r w:rsidRPr="00F778C4">
                <w:rPr>
                  <w:rFonts w:eastAsia="Times New Roman" w:cs="Times New Roman"/>
                </w:rPr>
                <w:t>модель целевого состояния процесса «как должно быть», отражающая желаемые бизнес-процессы после оптимизации.</w:t>
              </w:r>
            </w:ins>
          </w:p>
        </w:tc>
      </w:tr>
      <w:tr w:rsidR="00671A31" w14:paraId="5EB47593" w14:textId="77777777" w:rsidTr="00711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194" w:author="Мария Куклева" w:date="2026-05-31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44697938" w14:textId="77777777" w:rsidR="00671A31" w:rsidRDefault="00671A31" w:rsidP="00711E85">
            <w:pPr>
              <w:rPr>
                <w:ins w:id="195" w:author="Мария Куклева" w:date="2026-05-31T16:51:00Z" w16du:dateUtc="2026-05-31T13:51:00Z"/>
                <w:rFonts w:eastAsia="Times New Roman" w:cs="Times New Roman"/>
              </w:rPr>
            </w:pPr>
            <w:ins w:id="196" w:author="Мария Куклева" w:date="2026-05-31T16:51:00Z" w16du:dateUtc="2026-05-31T13:51:00Z">
              <w:r>
                <w:rPr>
                  <w:rFonts w:eastAsia="Times New Roman" w:cs="Times New Roman"/>
                </w:rPr>
                <w:lastRenderedPageBreak/>
                <w:t>3</w:t>
              </w:r>
            </w:ins>
          </w:p>
        </w:tc>
        <w:tc>
          <w:tcPr>
            <w:tcW w:w="2618" w:type="dxa"/>
          </w:tcPr>
          <w:p w14:paraId="1D5C38CE" w14:textId="77777777" w:rsidR="00671A31" w:rsidRDefault="00671A31" w:rsidP="00711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7" w:author="Мария Куклева" w:date="2026-05-31T16:51:00Z" w16du:dateUtc="2026-05-31T13:51:00Z"/>
                <w:rFonts w:eastAsia="Times New Roman" w:cs="Times New Roman"/>
              </w:rPr>
            </w:pPr>
            <w:ins w:id="198" w:author="Мария Куклева" w:date="2026-05-31T16:51:00Z" w16du:dateUtc="2026-05-31T13:51:00Z">
              <w:r w:rsidRPr="00F778C4">
                <w:rPr>
                  <w:rFonts w:eastAsia="Times New Roman" w:cs="Times New Roman"/>
                  <w:b/>
                  <w:bCs/>
                </w:rPr>
                <w:t>BPMN</w:t>
              </w:r>
            </w:ins>
          </w:p>
        </w:tc>
        <w:tc>
          <w:tcPr>
            <w:tcW w:w="6065" w:type="dxa"/>
          </w:tcPr>
          <w:p w14:paraId="75FBFA0B" w14:textId="77777777" w:rsidR="00671A31" w:rsidRDefault="00671A31" w:rsidP="00711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199" w:author="Мария Куклева" w:date="2026-05-31T16:51:00Z" w16du:dateUtc="2026-05-31T13:51:00Z"/>
                <w:rFonts w:eastAsia="Times New Roman" w:cs="Times New Roman"/>
              </w:rPr>
            </w:pPr>
            <w:ins w:id="200" w:author="Мария Куклева" w:date="2026-05-31T16:51:00Z" w16du:dateUtc="2026-05-31T13:51:00Z">
              <w:r w:rsidRPr="00F778C4">
                <w:rPr>
                  <w:rFonts w:eastAsia="Times New Roman" w:cs="Times New Roman"/>
                </w:rPr>
                <w:t xml:space="preserve">Business Process Model </w:t>
              </w:r>
              <w:proofErr w:type="spellStart"/>
              <w:r w:rsidRPr="00F778C4">
                <w:rPr>
                  <w:rFonts w:eastAsia="Times New Roman" w:cs="Times New Roman"/>
                </w:rPr>
                <w:t>and</w:t>
              </w:r>
              <w:proofErr w:type="spellEnd"/>
              <w:r w:rsidRPr="00F778C4">
                <w:rPr>
                  <w:rFonts w:eastAsia="Times New Roman" w:cs="Times New Roman"/>
                </w:rPr>
                <w:t xml:space="preserve"> </w:t>
              </w:r>
              <w:proofErr w:type="spellStart"/>
              <w:r w:rsidRPr="00F778C4">
                <w:rPr>
                  <w:rFonts w:eastAsia="Times New Roman" w:cs="Times New Roman"/>
                </w:rPr>
                <w:t>Notation</w:t>
              </w:r>
              <w:proofErr w:type="spellEnd"/>
              <w:r w:rsidRPr="00F778C4">
                <w:rPr>
                  <w:rFonts w:eastAsia="Times New Roman" w:cs="Times New Roman"/>
                </w:rPr>
                <w:t>, графическая нотация для описания бизнес-процессов с использованием пулов, дорожек, задач и шлюзов.</w:t>
              </w:r>
            </w:ins>
          </w:p>
        </w:tc>
      </w:tr>
      <w:tr w:rsidR="00671A31" w14:paraId="0DE9836C" w14:textId="77777777" w:rsidTr="00711E85">
        <w:trPr>
          <w:ins w:id="201" w:author="Мария Куклева" w:date="2026-05-31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4C0F72BA" w14:textId="77777777" w:rsidR="00671A31" w:rsidRDefault="00671A31" w:rsidP="00711E85">
            <w:pPr>
              <w:rPr>
                <w:ins w:id="202" w:author="Мария Куклева" w:date="2026-05-31T16:51:00Z" w16du:dateUtc="2026-05-31T13:51:00Z"/>
                <w:rFonts w:eastAsia="Times New Roman" w:cs="Times New Roman"/>
              </w:rPr>
            </w:pPr>
            <w:ins w:id="203" w:author="Мария Куклева" w:date="2026-05-31T16:51:00Z" w16du:dateUtc="2026-05-31T13:51:00Z">
              <w:r>
                <w:rPr>
                  <w:rFonts w:eastAsia="Times New Roman" w:cs="Times New Roman"/>
                </w:rPr>
                <w:t>4</w:t>
              </w:r>
            </w:ins>
          </w:p>
        </w:tc>
        <w:tc>
          <w:tcPr>
            <w:tcW w:w="2618" w:type="dxa"/>
          </w:tcPr>
          <w:p w14:paraId="07B119BF" w14:textId="77777777" w:rsidR="00671A31" w:rsidRDefault="00671A31" w:rsidP="0071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4" w:author="Мария Куклева" w:date="2026-05-31T16:51:00Z" w16du:dateUtc="2026-05-31T13:51:00Z"/>
                <w:rFonts w:eastAsia="Times New Roman" w:cs="Times New Roman"/>
              </w:rPr>
            </w:pPr>
            <w:ins w:id="205" w:author="Мария Куклева" w:date="2026-05-31T16:51:00Z" w16du:dateUtc="2026-05-31T13:51:00Z">
              <w:r w:rsidRPr="00F778C4">
                <w:rPr>
                  <w:rFonts w:eastAsia="Times New Roman" w:cs="Times New Roman"/>
                  <w:b/>
                  <w:bCs/>
                </w:rPr>
                <w:t>CJM</w:t>
              </w:r>
            </w:ins>
          </w:p>
        </w:tc>
        <w:tc>
          <w:tcPr>
            <w:tcW w:w="6065" w:type="dxa"/>
          </w:tcPr>
          <w:p w14:paraId="30357580" w14:textId="77777777" w:rsidR="00671A31" w:rsidRDefault="00671A31" w:rsidP="0071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06" w:author="Мария Куклева" w:date="2026-05-31T16:51:00Z" w16du:dateUtc="2026-05-31T13:51:00Z"/>
                <w:rFonts w:eastAsia="Times New Roman" w:cs="Times New Roman"/>
              </w:rPr>
            </w:pPr>
            <w:ins w:id="207" w:author="Мария Куклева" w:date="2026-05-31T16:51:00Z" w16du:dateUtc="2026-05-31T13:51:00Z">
              <w:r w:rsidRPr="00F778C4">
                <w:rPr>
                  <w:rFonts w:eastAsia="Times New Roman" w:cs="Times New Roman"/>
                </w:rPr>
                <w:t>Customer Journey Map, карта пути клиента, визуализирующая этапы взаимодействия клиента с компанией, его эмоции и барьеры.</w:t>
              </w:r>
            </w:ins>
          </w:p>
        </w:tc>
      </w:tr>
      <w:tr w:rsidR="00671A31" w14:paraId="64FCF993" w14:textId="77777777" w:rsidTr="00711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08" w:author="Мария Куклева" w:date="2026-05-31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52638A7E" w14:textId="77777777" w:rsidR="00671A31" w:rsidRDefault="00671A31" w:rsidP="00711E85">
            <w:pPr>
              <w:rPr>
                <w:ins w:id="209" w:author="Мария Куклева" w:date="2026-05-31T16:51:00Z" w16du:dateUtc="2026-05-31T13:51:00Z"/>
                <w:rFonts w:eastAsia="Times New Roman" w:cs="Times New Roman"/>
              </w:rPr>
            </w:pPr>
            <w:ins w:id="210" w:author="Мария Куклева" w:date="2026-05-31T16:51:00Z" w16du:dateUtc="2026-05-31T13:51:00Z">
              <w:r>
                <w:rPr>
                  <w:rFonts w:eastAsia="Times New Roman" w:cs="Times New Roman"/>
                </w:rPr>
                <w:t>5</w:t>
              </w:r>
            </w:ins>
          </w:p>
        </w:tc>
        <w:tc>
          <w:tcPr>
            <w:tcW w:w="2618" w:type="dxa"/>
          </w:tcPr>
          <w:p w14:paraId="4FC4EFD2" w14:textId="77777777" w:rsidR="00671A31" w:rsidRDefault="00671A31" w:rsidP="00711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11" w:author="Мария Куклева" w:date="2026-05-31T16:51:00Z" w16du:dateUtc="2026-05-31T13:51:00Z"/>
                <w:rFonts w:eastAsia="Times New Roman" w:cs="Times New Roman"/>
              </w:rPr>
            </w:pPr>
            <w:ins w:id="212" w:author="Мария Куклева" w:date="2026-05-31T16:51:00Z" w16du:dateUtc="2026-05-31T13:51:00Z">
              <w:r w:rsidRPr="00F778C4">
                <w:rPr>
                  <w:rFonts w:eastAsia="Times New Roman" w:cs="Times New Roman"/>
                  <w:b/>
                  <w:bCs/>
                </w:rPr>
                <w:t>CRM</w:t>
              </w:r>
            </w:ins>
          </w:p>
        </w:tc>
        <w:tc>
          <w:tcPr>
            <w:tcW w:w="6065" w:type="dxa"/>
          </w:tcPr>
          <w:p w14:paraId="51312248" w14:textId="77777777" w:rsidR="00671A31" w:rsidRDefault="00671A31" w:rsidP="00711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13" w:author="Мария Куклева" w:date="2026-05-31T16:51:00Z" w16du:dateUtc="2026-05-31T13:51:00Z"/>
                <w:rFonts w:eastAsia="Times New Roman" w:cs="Times New Roman"/>
              </w:rPr>
            </w:pPr>
            <w:ins w:id="214" w:author="Мария Куклева" w:date="2026-05-31T16:51:00Z" w16du:dateUtc="2026-05-31T13:51:00Z">
              <w:r w:rsidRPr="00F778C4">
                <w:rPr>
                  <w:rFonts w:eastAsia="Times New Roman" w:cs="Times New Roman"/>
                </w:rPr>
                <w:t xml:space="preserve">Customer </w:t>
              </w:r>
              <w:proofErr w:type="spellStart"/>
              <w:r w:rsidRPr="00F778C4">
                <w:rPr>
                  <w:rFonts w:eastAsia="Times New Roman" w:cs="Times New Roman"/>
                </w:rPr>
                <w:t>Relationship</w:t>
              </w:r>
              <w:proofErr w:type="spellEnd"/>
              <w:r w:rsidRPr="00F778C4">
                <w:rPr>
                  <w:rFonts w:eastAsia="Times New Roman" w:cs="Times New Roman"/>
                </w:rPr>
                <w:t xml:space="preserve"> Management, система управления взаимоотношениями с клиентами, используемая для обработки заказов.</w:t>
              </w:r>
            </w:ins>
          </w:p>
        </w:tc>
      </w:tr>
      <w:tr w:rsidR="00671A31" w14:paraId="7D5FA22F" w14:textId="77777777" w:rsidTr="00711E85">
        <w:trPr>
          <w:ins w:id="215" w:author="Мария Куклева" w:date="2026-05-31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57FF58F0" w14:textId="77777777" w:rsidR="00671A31" w:rsidRDefault="00671A31" w:rsidP="00711E85">
            <w:pPr>
              <w:rPr>
                <w:ins w:id="216" w:author="Мария Куклева" w:date="2026-05-31T16:51:00Z" w16du:dateUtc="2026-05-31T13:51:00Z"/>
                <w:rFonts w:eastAsia="Times New Roman" w:cs="Times New Roman"/>
              </w:rPr>
            </w:pPr>
            <w:ins w:id="217" w:author="Мария Куклева" w:date="2026-05-31T16:51:00Z" w16du:dateUtc="2026-05-31T13:51:00Z">
              <w:r>
                <w:rPr>
                  <w:rFonts w:eastAsia="Times New Roman" w:cs="Times New Roman"/>
                </w:rPr>
                <w:t>6</w:t>
              </w:r>
            </w:ins>
          </w:p>
        </w:tc>
        <w:tc>
          <w:tcPr>
            <w:tcW w:w="2618" w:type="dxa"/>
          </w:tcPr>
          <w:p w14:paraId="7A03D589" w14:textId="77777777" w:rsidR="00671A31" w:rsidRDefault="00671A31" w:rsidP="0071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18" w:author="Мария Куклева" w:date="2026-05-31T16:51:00Z" w16du:dateUtc="2026-05-31T13:51:00Z"/>
                <w:rFonts w:eastAsia="Times New Roman" w:cs="Times New Roman"/>
              </w:rPr>
            </w:pPr>
            <w:ins w:id="219" w:author="Мария Куклева" w:date="2026-05-31T16:51:00Z" w16du:dateUtc="2026-05-31T13:51:00Z">
              <w:r w:rsidRPr="00F778C4">
                <w:rPr>
                  <w:rFonts w:eastAsia="Times New Roman" w:cs="Times New Roman"/>
                  <w:b/>
                  <w:bCs/>
                </w:rPr>
                <w:t>Главная страница</w:t>
              </w:r>
            </w:ins>
          </w:p>
        </w:tc>
        <w:tc>
          <w:tcPr>
            <w:tcW w:w="6065" w:type="dxa"/>
          </w:tcPr>
          <w:p w14:paraId="0023ED9F" w14:textId="77777777" w:rsidR="00671A31" w:rsidRDefault="00671A31" w:rsidP="0071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20" w:author="Мария Куклева" w:date="2026-05-31T16:51:00Z" w16du:dateUtc="2026-05-31T13:51:00Z"/>
                <w:rFonts w:eastAsia="Times New Roman" w:cs="Times New Roman"/>
              </w:rPr>
            </w:pPr>
            <w:ins w:id="221" w:author="Мария Куклева" w:date="2026-05-31T16:51:00Z" w16du:dateUtc="2026-05-31T13:51:00Z">
              <w:r w:rsidRPr="00F778C4">
                <w:rPr>
                  <w:rFonts w:eastAsia="Times New Roman" w:cs="Times New Roman"/>
                </w:rPr>
                <w:t> первая страница сайта, на которую попадает посетитель, содержащая карточки категорий товаров, иконку корзины, иконку связи с магазином и кнопку «Посмотреть весь каталог».</w:t>
              </w:r>
            </w:ins>
          </w:p>
        </w:tc>
      </w:tr>
      <w:tr w:rsidR="00671A31" w14:paraId="3423F61A" w14:textId="77777777" w:rsidTr="00711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22" w:author="Мария Куклева" w:date="2026-05-31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58DDD278" w14:textId="77777777" w:rsidR="00671A31" w:rsidRDefault="00671A31" w:rsidP="00711E85">
            <w:pPr>
              <w:rPr>
                <w:ins w:id="223" w:author="Мария Куклева" w:date="2026-05-31T16:51:00Z" w16du:dateUtc="2026-05-31T13:51:00Z"/>
                <w:rFonts w:eastAsia="Times New Roman" w:cs="Times New Roman"/>
              </w:rPr>
            </w:pPr>
            <w:ins w:id="224" w:author="Мария Куклева" w:date="2026-05-31T16:51:00Z" w16du:dateUtc="2026-05-31T13:51:00Z">
              <w:r>
                <w:rPr>
                  <w:rFonts w:eastAsia="Times New Roman" w:cs="Times New Roman"/>
                </w:rPr>
                <w:t>7</w:t>
              </w:r>
            </w:ins>
          </w:p>
        </w:tc>
        <w:tc>
          <w:tcPr>
            <w:tcW w:w="2618" w:type="dxa"/>
          </w:tcPr>
          <w:p w14:paraId="50E03550" w14:textId="77777777" w:rsidR="00671A31" w:rsidRDefault="00671A31" w:rsidP="00711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25" w:author="Мария Куклева" w:date="2026-05-31T16:51:00Z" w16du:dateUtc="2026-05-31T13:51:00Z"/>
                <w:rFonts w:eastAsia="Times New Roman" w:cs="Times New Roman"/>
              </w:rPr>
            </w:pPr>
            <w:ins w:id="226" w:author="Мария Куклева" w:date="2026-05-31T16:51:00Z" w16du:dateUtc="2026-05-31T13:51:00Z">
              <w:r w:rsidRPr="00F778C4">
                <w:rPr>
                  <w:rFonts w:eastAsia="Times New Roman" w:cs="Times New Roman"/>
                  <w:b/>
                  <w:bCs/>
                </w:rPr>
                <w:t>Каталог</w:t>
              </w:r>
            </w:ins>
          </w:p>
        </w:tc>
        <w:tc>
          <w:tcPr>
            <w:tcW w:w="6065" w:type="dxa"/>
          </w:tcPr>
          <w:p w14:paraId="446A113C" w14:textId="77777777" w:rsidR="00671A31" w:rsidRDefault="00671A31" w:rsidP="00711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27" w:author="Мария Куклева" w:date="2026-05-31T16:51:00Z" w16du:dateUtc="2026-05-31T13:51:00Z"/>
                <w:rFonts w:eastAsia="Times New Roman" w:cs="Times New Roman"/>
              </w:rPr>
            </w:pPr>
            <w:ins w:id="228" w:author="Мария Куклева" w:date="2026-05-31T16:51:00Z" w16du:dateUtc="2026-05-31T13:51:00Z">
              <w:r w:rsidRPr="00F778C4">
                <w:rPr>
                  <w:rFonts w:eastAsia="Times New Roman" w:cs="Times New Roman"/>
                </w:rPr>
                <w:t xml:space="preserve">страница сайта со всеми категориями товаров, доступными для просмотра с использованием </w:t>
              </w:r>
              <w:proofErr w:type="spellStart"/>
              <w:r w:rsidRPr="00F778C4">
                <w:rPr>
                  <w:rFonts w:eastAsia="Times New Roman" w:cs="Times New Roman"/>
                </w:rPr>
                <w:t>скроллбара</w:t>
              </w:r>
              <w:proofErr w:type="spellEnd"/>
            </w:ins>
          </w:p>
        </w:tc>
      </w:tr>
      <w:tr w:rsidR="00671A31" w14:paraId="57967756" w14:textId="77777777" w:rsidTr="00711E85">
        <w:trPr>
          <w:ins w:id="229" w:author="Мария Куклева" w:date="2026-05-31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2A50BF9" w14:textId="77777777" w:rsidR="00671A31" w:rsidRDefault="00671A31" w:rsidP="00711E85">
            <w:pPr>
              <w:rPr>
                <w:ins w:id="230" w:author="Мария Куклева" w:date="2026-05-31T16:51:00Z" w16du:dateUtc="2026-05-31T13:51:00Z"/>
                <w:rFonts w:eastAsia="Times New Roman" w:cs="Times New Roman"/>
              </w:rPr>
            </w:pPr>
            <w:ins w:id="231" w:author="Мария Куклева" w:date="2026-05-31T16:51:00Z" w16du:dateUtc="2026-05-31T13:51:00Z">
              <w:r>
                <w:rPr>
                  <w:rFonts w:eastAsia="Times New Roman" w:cs="Times New Roman"/>
                </w:rPr>
                <w:t>8</w:t>
              </w:r>
            </w:ins>
          </w:p>
        </w:tc>
        <w:tc>
          <w:tcPr>
            <w:tcW w:w="2618" w:type="dxa"/>
          </w:tcPr>
          <w:p w14:paraId="70C94910" w14:textId="77777777" w:rsidR="00671A31" w:rsidRPr="00F778C4" w:rsidRDefault="00671A31" w:rsidP="0071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2" w:author="Мария Куклева" w:date="2026-05-31T16:51:00Z" w16du:dateUtc="2026-05-31T13:51:00Z"/>
                <w:rFonts w:eastAsia="Times New Roman" w:cs="Times New Roman"/>
                <w:b/>
                <w:bCs/>
              </w:rPr>
            </w:pPr>
            <w:ins w:id="233" w:author="Мария Куклева" w:date="2026-05-31T16:51:00Z" w16du:dateUtc="2026-05-31T13:51:00Z">
              <w:r w:rsidRPr="00F778C4">
                <w:rPr>
                  <w:rFonts w:eastAsia="Times New Roman" w:cs="Times New Roman"/>
                  <w:b/>
                  <w:bCs/>
                </w:rPr>
                <w:t>Листинг товаров</w:t>
              </w:r>
            </w:ins>
          </w:p>
        </w:tc>
        <w:tc>
          <w:tcPr>
            <w:tcW w:w="6065" w:type="dxa"/>
          </w:tcPr>
          <w:p w14:paraId="7504E372" w14:textId="77777777" w:rsidR="00671A31" w:rsidRPr="00F778C4" w:rsidRDefault="00671A31" w:rsidP="0071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34" w:author="Мария Куклева" w:date="2026-05-31T16:51:00Z" w16du:dateUtc="2026-05-31T13:51:00Z"/>
                <w:rFonts w:eastAsia="Times New Roman" w:cs="Times New Roman"/>
              </w:rPr>
            </w:pPr>
            <w:ins w:id="235" w:author="Мария Куклева" w:date="2026-05-31T16:51:00Z" w16du:dateUtc="2026-05-31T13:51:00Z">
              <w:r w:rsidRPr="00F778C4">
                <w:rPr>
                  <w:rFonts w:eastAsia="Times New Roman" w:cs="Times New Roman"/>
                </w:rPr>
                <w:t>страница сайта с перечнем товаров внутри выбранной категории, отображающая название товара и его стоимость</w:t>
              </w:r>
            </w:ins>
          </w:p>
        </w:tc>
      </w:tr>
      <w:tr w:rsidR="00671A31" w14:paraId="106E111A" w14:textId="77777777" w:rsidTr="00711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36" w:author="Мария Куклева" w:date="2026-05-31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426CFFE0" w14:textId="77777777" w:rsidR="00671A31" w:rsidRDefault="00671A31" w:rsidP="00711E85">
            <w:pPr>
              <w:rPr>
                <w:ins w:id="237" w:author="Мария Куклева" w:date="2026-05-31T16:51:00Z" w16du:dateUtc="2026-05-31T13:51:00Z"/>
                <w:rFonts w:eastAsia="Times New Roman" w:cs="Times New Roman"/>
              </w:rPr>
            </w:pPr>
            <w:ins w:id="238" w:author="Мария Куклева" w:date="2026-05-31T16:51:00Z" w16du:dateUtc="2026-05-31T13:51:00Z">
              <w:r>
                <w:rPr>
                  <w:rFonts w:eastAsia="Times New Roman" w:cs="Times New Roman"/>
                </w:rPr>
                <w:t>9</w:t>
              </w:r>
            </w:ins>
          </w:p>
        </w:tc>
        <w:tc>
          <w:tcPr>
            <w:tcW w:w="2618" w:type="dxa"/>
          </w:tcPr>
          <w:p w14:paraId="6AA101D9" w14:textId="77777777" w:rsidR="00671A31" w:rsidRPr="00F778C4" w:rsidRDefault="00671A31" w:rsidP="00711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39" w:author="Мария Куклева" w:date="2026-05-31T16:51:00Z" w16du:dateUtc="2026-05-31T13:51:00Z"/>
                <w:rFonts w:eastAsia="Times New Roman" w:cs="Times New Roman"/>
                <w:b/>
                <w:bCs/>
              </w:rPr>
            </w:pPr>
            <w:ins w:id="240" w:author="Мария Куклева" w:date="2026-05-31T16:51:00Z" w16du:dateUtc="2026-05-31T13:51:00Z">
              <w:r w:rsidRPr="00F778C4">
                <w:rPr>
                  <w:rFonts w:eastAsia="Times New Roman" w:cs="Times New Roman"/>
                  <w:b/>
                  <w:bCs/>
                </w:rPr>
                <w:t>Корзина</w:t>
              </w:r>
            </w:ins>
          </w:p>
        </w:tc>
        <w:tc>
          <w:tcPr>
            <w:tcW w:w="6065" w:type="dxa"/>
          </w:tcPr>
          <w:p w14:paraId="3DD0DAFE" w14:textId="77777777" w:rsidR="00671A31" w:rsidRPr="00F778C4" w:rsidRDefault="00671A31" w:rsidP="00711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41" w:author="Мария Куклева" w:date="2026-05-31T16:51:00Z" w16du:dateUtc="2026-05-31T13:51:00Z"/>
                <w:rFonts w:eastAsia="Times New Roman" w:cs="Times New Roman"/>
              </w:rPr>
            </w:pPr>
            <w:ins w:id="242" w:author="Мария Куклева" w:date="2026-05-31T16:51:00Z" w16du:dateUtc="2026-05-31T13:51:00Z">
              <w:r w:rsidRPr="00F778C4">
                <w:rPr>
                  <w:rFonts w:eastAsia="Times New Roman" w:cs="Times New Roman"/>
                </w:rPr>
                <w:t>страница сайта, где собраны все добавленные товары, с возможностью изменения количества через кнопки или ручной ввод, а также удаления товаров</w:t>
              </w:r>
            </w:ins>
          </w:p>
        </w:tc>
      </w:tr>
      <w:tr w:rsidR="00671A31" w14:paraId="55EEDC9B" w14:textId="77777777" w:rsidTr="00711E85">
        <w:trPr>
          <w:ins w:id="243" w:author="Мария Куклева" w:date="2026-05-31T16:5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992C937" w14:textId="77777777" w:rsidR="00671A31" w:rsidRDefault="00671A31" w:rsidP="00711E85">
            <w:pPr>
              <w:rPr>
                <w:ins w:id="244" w:author="Мария Куклева" w:date="2026-05-31T16:51:00Z" w16du:dateUtc="2026-05-31T13:51:00Z"/>
                <w:rFonts w:eastAsia="Times New Roman" w:cs="Times New Roman"/>
              </w:rPr>
            </w:pPr>
            <w:ins w:id="245" w:author="Мария Куклева" w:date="2026-05-31T16:51:00Z" w16du:dateUtc="2026-05-31T13:51:00Z">
              <w:r>
                <w:rPr>
                  <w:rFonts w:eastAsia="Times New Roman" w:cs="Times New Roman"/>
                </w:rPr>
                <w:t>10</w:t>
              </w:r>
            </w:ins>
          </w:p>
        </w:tc>
        <w:tc>
          <w:tcPr>
            <w:tcW w:w="2618" w:type="dxa"/>
          </w:tcPr>
          <w:p w14:paraId="3F3E3AB7" w14:textId="77777777" w:rsidR="00671A31" w:rsidRPr="00F778C4" w:rsidRDefault="00671A31" w:rsidP="0071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6" w:author="Мария Куклева" w:date="2026-05-31T16:51:00Z" w16du:dateUtc="2026-05-31T13:51:00Z"/>
                <w:rFonts w:eastAsia="Times New Roman" w:cs="Times New Roman"/>
                <w:b/>
                <w:bCs/>
              </w:rPr>
            </w:pPr>
            <w:ins w:id="247" w:author="Мария Куклева" w:date="2026-05-31T16:51:00Z" w16du:dateUtc="2026-05-31T13:51:00Z">
              <w:r w:rsidRPr="00F778C4">
                <w:rPr>
                  <w:rFonts w:eastAsia="Times New Roman" w:cs="Times New Roman"/>
                  <w:b/>
                  <w:bCs/>
                </w:rPr>
                <w:t>Онлайн-консультант</w:t>
              </w:r>
            </w:ins>
          </w:p>
        </w:tc>
        <w:tc>
          <w:tcPr>
            <w:tcW w:w="6065" w:type="dxa"/>
          </w:tcPr>
          <w:p w14:paraId="515F625C" w14:textId="77777777" w:rsidR="00671A31" w:rsidRPr="00F778C4" w:rsidRDefault="00671A31" w:rsidP="0071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48" w:author="Мария Куклева" w:date="2026-05-31T16:51:00Z" w16du:dateUtc="2026-05-31T13:51:00Z"/>
                <w:rFonts w:eastAsia="Times New Roman" w:cs="Times New Roman"/>
              </w:rPr>
            </w:pPr>
            <w:ins w:id="249" w:author="Мария Куклева" w:date="2026-05-31T16:51:00Z" w16du:dateUtc="2026-05-31T13:51:00Z">
              <w:r w:rsidRPr="00F778C4">
                <w:rPr>
                  <w:rFonts w:eastAsia="Times New Roman" w:cs="Times New Roman"/>
                </w:rPr>
                <w:t>функция на сайте, позволяющая клиенту начать чат для решения своих вопросов.</w:t>
              </w:r>
            </w:ins>
          </w:p>
          <w:p w14:paraId="534D4221" w14:textId="77777777" w:rsidR="00671A31" w:rsidRPr="00F778C4" w:rsidRDefault="00671A31" w:rsidP="00711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50" w:author="Мария Куклева" w:date="2026-05-31T16:51:00Z" w16du:dateUtc="2026-05-31T13:51:00Z"/>
                <w:rFonts w:eastAsia="Times New Roman" w:cs="Times New Roman"/>
              </w:rPr>
            </w:pPr>
          </w:p>
        </w:tc>
      </w:tr>
    </w:tbl>
    <w:p w14:paraId="3CAA04D2" w14:textId="77777777" w:rsidR="003D015F" w:rsidRDefault="003D015F">
      <w:pPr>
        <w:pStyle w:val="10"/>
        <w:widowControl w:val="0"/>
      </w:pPr>
    </w:p>
    <w:p w14:paraId="6187BEDC" w14:textId="77777777" w:rsidR="003D015F" w:rsidRDefault="003D015F">
      <w:pPr>
        <w:spacing w:before="280" w:after="280" w:line="240" w:lineRule="auto"/>
        <w:rPr>
          <w:ins w:id="251" w:author="Мария Куклева" w:date="2026-06-02T23:15:00Z" w16du:dateUtc="2026-06-02T20:15:00Z"/>
        </w:rPr>
      </w:pPr>
      <w:bookmarkStart w:id="252" w:name="_et92p0"/>
      <w:bookmarkEnd w:id="252"/>
    </w:p>
    <w:p w14:paraId="364D1F14" w14:textId="77777777" w:rsidR="002F32EB" w:rsidRDefault="002F32EB">
      <w:pPr>
        <w:spacing w:before="280" w:after="280" w:line="240" w:lineRule="auto"/>
        <w:rPr>
          <w:ins w:id="253" w:author="Мария Куклева" w:date="2026-06-02T23:15:00Z" w16du:dateUtc="2026-06-02T20:15:00Z"/>
        </w:rPr>
      </w:pPr>
    </w:p>
    <w:p w14:paraId="021BC87E" w14:textId="77777777" w:rsidR="002F32EB" w:rsidRDefault="002F32EB">
      <w:pPr>
        <w:spacing w:before="280" w:after="280" w:line="240" w:lineRule="auto"/>
        <w:rPr>
          <w:ins w:id="254" w:author="Мария Куклева" w:date="2026-06-05T22:01:00Z" w16du:dateUtc="2026-06-05T19:01:00Z"/>
        </w:rPr>
      </w:pPr>
    </w:p>
    <w:p w14:paraId="177C0012" w14:textId="77777777" w:rsidR="000B4F9A" w:rsidRDefault="000B4F9A">
      <w:pPr>
        <w:spacing w:before="280" w:after="280" w:line="240" w:lineRule="auto"/>
      </w:pPr>
    </w:p>
    <w:p w14:paraId="2FB1DE35" w14:textId="77777777" w:rsidR="003D015F" w:rsidRDefault="00000000" w:rsidP="002732D6">
      <w:pPr>
        <w:pStyle w:val="10"/>
        <w:pPrChange w:id="255" w:author="Мария Куклева" w:date="2026-06-05T22:26:00Z" w16du:dateUtc="2026-06-05T19:26:00Z">
          <w:pPr>
            <w:spacing w:before="280" w:after="280" w:line="240" w:lineRule="auto"/>
          </w:pPr>
        </w:pPrChange>
      </w:pPr>
      <w:bookmarkStart w:id="256" w:name="_Toc231590968"/>
      <w:bookmarkStart w:id="257" w:name="_Toc231591359"/>
      <w:bookmarkStart w:id="258" w:name="_Toc231591914"/>
      <w:r>
        <w:lastRenderedPageBreak/>
        <w:t>Описание требований</w:t>
      </w:r>
      <w:bookmarkEnd w:id="256"/>
      <w:bookmarkEnd w:id="257"/>
      <w:bookmarkEnd w:id="258"/>
    </w:p>
    <w:p w14:paraId="55A65A63" w14:textId="77777777" w:rsidR="003D015F" w:rsidRPr="00C63E29" w:rsidRDefault="00000000" w:rsidP="002732D6">
      <w:pPr>
        <w:pStyle w:val="20"/>
        <w:rPr>
          <w:rFonts w:ascii="Times New Roman" w:hAnsi="Times New Roman" w:cs="Times New Roman"/>
          <w:b/>
          <w:bCs/>
          <w:sz w:val="36"/>
          <w:szCs w:val="36"/>
          <w:rPrChange w:id="259" w:author="Мария Куклева" w:date="2026-06-05T22:33:00Z" w16du:dateUtc="2026-06-05T19:33:00Z">
            <w:rPr>
              <w:b/>
              <w:bCs/>
              <w:sz w:val="36"/>
              <w:szCs w:val="36"/>
            </w:rPr>
          </w:rPrChange>
        </w:rPr>
        <w:pPrChange w:id="260" w:author="Мария Куклева" w:date="2026-06-05T22:27:00Z" w16du:dateUtc="2026-06-05T19:27:00Z">
          <w:pPr>
            <w:spacing w:before="280" w:after="280" w:line="240" w:lineRule="auto"/>
          </w:pPr>
        </w:pPrChange>
      </w:pPr>
      <w:bookmarkStart w:id="261" w:name="_tyjcwt"/>
      <w:bookmarkStart w:id="262" w:name="_Toc231591915"/>
      <w:bookmarkEnd w:id="261"/>
      <w:r w:rsidRPr="00C63E29">
        <w:rPr>
          <w:rFonts w:ascii="Times New Roman" w:hAnsi="Times New Roman" w:cs="Times New Roman"/>
          <w:b/>
          <w:bCs/>
          <w:sz w:val="36"/>
          <w:szCs w:val="36"/>
          <w:rPrChange w:id="263" w:author="Мария Куклева" w:date="2026-06-05T22:33:00Z" w16du:dateUtc="2026-06-05T19:33:00Z">
            <w:rPr>
              <w:b/>
              <w:bCs/>
              <w:sz w:val="36"/>
              <w:szCs w:val="36"/>
            </w:rPr>
          </w:rPrChange>
        </w:rPr>
        <w:t>Бизнес-требования</w:t>
      </w:r>
      <w:bookmarkEnd w:id="262"/>
    </w:p>
    <w:p w14:paraId="69E67E93" w14:textId="4221AB09" w:rsidR="003D015F" w:rsidRPr="002F32EB" w:rsidRDefault="00000000">
      <w:pPr>
        <w:pStyle w:val="afa"/>
        <w:rPr>
          <w:ins w:id="264" w:author="Мария Куклева" w:date="2026-05-31T16:58:00Z" w16du:dateUtc="2026-05-31T13:58:00Z"/>
          <w:rFonts w:ascii="Times New Roman" w:hAnsi="Times New Roman"/>
          <w:color w:val="535353" w:themeColor="background2"/>
        </w:rPr>
      </w:pPr>
      <w:r w:rsidRPr="002F32EB">
        <w:rPr>
          <w:rFonts w:ascii="Times New Roman" w:hAnsi="Times New Roman"/>
          <w:color w:val="595959"/>
          <w:shd w:val="clear" w:color="auto" w:fill="FFFFFF"/>
          <w:rPrChange w:id="265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95959"/>
              <w:shd w:val="clear" w:color="auto" w:fill="FFFFFF"/>
            </w:rPr>
          </w:rPrChange>
        </w:rPr>
        <w:t xml:space="preserve">Опишите </w:t>
      </w:r>
      <w:r w:rsidRPr="002F32EB">
        <w:rPr>
          <w:rFonts w:ascii="Times New Roman" w:hAnsi="Times New Roman"/>
          <w:color w:val="595959"/>
          <w:rPrChange w:id="266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95959"/>
            </w:rPr>
          </w:rPrChange>
        </w:rPr>
        <w:t>требования к решению с точки зрения важности для бизнеса.</w:t>
      </w:r>
      <w:r w:rsidRPr="002F32EB">
        <w:rPr>
          <w:rFonts w:ascii="Times New Roman" w:hAnsi="Times New Roman"/>
          <w:color w:val="595959"/>
        </w:rPr>
        <w:t xml:space="preserve"> </w:t>
      </w:r>
      <w:r w:rsidRPr="002F32EB">
        <w:rPr>
          <w:rFonts w:ascii="Times New Roman" w:hAnsi="Times New Roman"/>
          <w:color w:val="535353" w:themeColor="background2"/>
          <w:rPrChange w:id="267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</w:rPr>
          </w:rPrChange>
        </w:rPr>
        <w:t xml:space="preserve">Эти требования описывают цели самого бизнеса и формируются по модели </w:t>
      </w:r>
      <w:r w:rsidRPr="002F32EB">
        <w:rPr>
          <w:rFonts w:ascii="Times New Roman" w:hAnsi="Times New Roman"/>
          <w:color w:val="535353" w:themeColor="background2"/>
          <w:lang w:val="en-US"/>
          <w:rPrChange w:id="268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>SMART</w:t>
      </w:r>
      <w:r w:rsidRPr="002F32EB">
        <w:rPr>
          <w:rFonts w:ascii="Times New Roman" w:hAnsi="Times New Roman"/>
          <w:color w:val="535353" w:themeColor="background2"/>
          <w:rPrChange w:id="269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 xml:space="preserve"> (</w:t>
      </w:r>
      <w:r w:rsidRPr="002F32EB">
        <w:rPr>
          <w:rFonts w:ascii="Times New Roman" w:hAnsi="Times New Roman"/>
          <w:color w:val="535353" w:themeColor="background2"/>
          <w:lang w:val="en-US"/>
          <w:rPrChange w:id="270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>specific</w:t>
      </w:r>
      <w:r w:rsidRPr="002F32EB">
        <w:rPr>
          <w:rFonts w:ascii="Times New Roman" w:hAnsi="Times New Roman"/>
          <w:color w:val="535353" w:themeColor="background2"/>
          <w:rPrChange w:id="271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 xml:space="preserve">, </w:t>
      </w:r>
      <w:r w:rsidRPr="002F32EB">
        <w:rPr>
          <w:rFonts w:ascii="Times New Roman" w:hAnsi="Times New Roman"/>
          <w:color w:val="535353" w:themeColor="background2"/>
          <w:lang w:val="en-US"/>
          <w:rPrChange w:id="272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>measurable</w:t>
      </w:r>
      <w:r w:rsidRPr="002F32EB">
        <w:rPr>
          <w:rFonts w:ascii="Times New Roman" w:hAnsi="Times New Roman"/>
          <w:color w:val="535353" w:themeColor="background2"/>
          <w:rPrChange w:id="273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 xml:space="preserve">, </w:t>
      </w:r>
      <w:r w:rsidRPr="002F32EB">
        <w:rPr>
          <w:rFonts w:ascii="Times New Roman" w:hAnsi="Times New Roman"/>
          <w:color w:val="535353" w:themeColor="background2"/>
          <w:lang w:val="en-US"/>
          <w:rPrChange w:id="274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>attainable</w:t>
      </w:r>
      <w:r w:rsidRPr="002F32EB">
        <w:rPr>
          <w:rFonts w:ascii="Times New Roman" w:hAnsi="Times New Roman"/>
          <w:color w:val="535353" w:themeColor="background2"/>
          <w:rPrChange w:id="275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 xml:space="preserve">, </w:t>
      </w:r>
      <w:r w:rsidRPr="002F32EB">
        <w:rPr>
          <w:rFonts w:ascii="Times New Roman" w:hAnsi="Times New Roman"/>
          <w:color w:val="535353" w:themeColor="background2"/>
          <w:lang w:val="en-US"/>
          <w:rPrChange w:id="276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>relevant</w:t>
      </w:r>
      <w:r w:rsidRPr="002F32EB">
        <w:rPr>
          <w:rFonts w:ascii="Times New Roman" w:hAnsi="Times New Roman"/>
          <w:color w:val="535353" w:themeColor="background2"/>
          <w:rPrChange w:id="277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 xml:space="preserve">, </w:t>
      </w:r>
      <w:r w:rsidRPr="002F32EB">
        <w:rPr>
          <w:rFonts w:ascii="Times New Roman" w:hAnsi="Times New Roman"/>
          <w:color w:val="535353" w:themeColor="background2"/>
          <w:lang w:val="en-US"/>
          <w:rPrChange w:id="278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>time</w:t>
      </w:r>
      <w:r w:rsidRPr="002F32EB">
        <w:rPr>
          <w:rFonts w:ascii="Times New Roman" w:hAnsi="Times New Roman"/>
          <w:color w:val="535353" w:themeColor="background2"/>
          <w:rPrChange w:id="279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>-</w:t>
      </w:r>
      <w:r w:rsidRPr="002F32EB">
        <w:rPr>
          <w:rFonts w:ascii="Times New Roman" w:hAnsi="Times New Roman"/>
          <w:color w:val="535353" w:themeColor="background2"/>
          <w:lang w:val="en-US"/>
          <w:rPrChange w:id="280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>bound</w:t>
      </w:r>
      <w:r w:rsidRPr="002F32EB">
        <w:rPr>
          <w:rFonts w:ascii="Times New Roman" w:hAnsi="Times New Roman"/>
          <w:color w:val="535353" w:themeColor="background2"/>
          <w:rPrChange w:id="281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  <w:lang w:val="en-US"/>
            </w:rPr>
          </w:rPrChange>
        </w:rPr>
        <w:t>)</w:t>
      </w:r>
      <w:r w:rsidRPr="002F32EB">
        <w:rPr>
          <w:rFonts w:ascii="Times New Roman" w:hAnsi="Times New Roman"/>
          <w:color w:val="535353" w:themeColor="background2"/>
          <w:rPrChange w:id="282" w:author="Мария Куклева" w:date="2026-06-02T23:11:00Z" w16du:dateUtc="2026-06-02T20:11:00Z">
            <w:rPr>
              <w:rFonts w:ascii="Times New Roman" w:hAnsi="Times New Roman"/>
              <w:i/>
              <w:iCs/>
              <w:color w:val="535353" w:themeColor="background2"/>
            </w:rPr>
          </w:rPrChange>
        </w:rPr>
        <w:t>. Пример:</w:t>
      </w:r>
      <w:ins w:id="283" w:author="Мария Куклева" w:date="2026-06-02T23:11:00Z" w16du:dateUtc="2026-06-02T20:11:00Z">
        <w:r w:rsidR="002F32EB">
          <w:rPr>
            <w:rFonts w:ascii="Times New Roman" w:hAnsi="Times New Roman"/>
            <w:color w:val="535353" w:themeColor="background2"/>
          </w:rPr>
          <w:t xml:space="preserve"> </w:t>
        </w:r>
      </w:ins>
      <w:del w:id="284" w:author="Мария Куклева" w:date="2026-06-02T23:11:00Z" w16du:dateUtc="2026-06-02T20:11:00Z">
        <w:r w:rsidRPr="002F32EB" w:rsidDel="002F32EB">
          <w:rPr>
            <w:rFonts w:ascii="Times New Roman" w:hAnsi="Times New Roman"/>
            <w:color w:val="535353" w:themeColor="background2"/>
          </w:rPr>
          <w:delText xml:space="preserve"> </w:delText>
        </w:r>
      </w:del>
      <w:r w:rsidRPr="002F32EB">
        <w:rPr>
          <w:rFonts w:ascii="Times New Roman" w:hAnsi="Times New Roman"/>
          <w:color w:val="535353" w:themeColor="background2"/>
        </w:rPr>
        <w:t>Увеличить конверсию в заказ на 35% за 6 календарных месяцев.</w:t>
      </w:r>
    </w:p>
    <w:p w14:paraId="432F5809" w14:textId="77777777" w:rsidR="00F31233" w:rsidRPr="002F32EB" w:rsidRDefault="00F31233">
      <w:pPr>
        <w:pStyle w:val="afa"/>
        <w:rPr>
          <w:ins w:id="285" w:author="Мария Куклева" w:date="2026-05-31T16:58:00Z" w16du:dateUtc="2026-05-31T13:58:00Z"/>
          <w:rFonts w:ascii="Times New Roman" w:hAnsi="Times New Roman"/>
          <w:color w:val="535353" w:themeColor="background2"/>
        </w:rPr>
      </w:pPr>
    </w:p>
    <w:p w14:paraId="7A719B03" w14:textId="77777777" w:rsidR="00DD1FAF" w:rsidRPr="002F32EB" w:rsidRDefault="00DD1FAF" w:rsidP="00DD1FAF">
      <w:pPr>
        <w:pStyle w:val="afa"/>
        <w:rPr>
          <w:ins w:id="286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287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БТ-1. Сократить время обработки заказа с 1 рабочего дня до 1 часа за счёт автоматизации проверки наличия и подтверждения. Срок — 1 месяц после внедрения.</w:t>
        </w:r>
      </w:ins>
    </w:p>
    <w:p w14:paraId="7354BCAB" w14:textId="77777777" w:rsidR="00DD1FAF" w:rsidRPr="002F32EB" w:rsidRDefault="00DD1FAF" w:rsidP="00DD1FAF">
      <w:pPr>
        <w:pStyle w:val="afa"/>
        <w:rPr>
          <w:ins w:id="288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14D6F29F" w14:textId="77777777" w:rsidR="00DD1FAF" w:rsidRPr="002F32EB" w:rsidRDefault="00DD1FAF" w:rsidP="00DD1FAF">
      <w:pPr>
        <w:pStyle w:val="afa"/>
        <w:rPr>
          <w:ins w:id="289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290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БТ-2. Снизить долю не подтверждённых заказов до 0% за счёт автоматического подтверждения и валидации данных клиента. Срок — 2 месяца после внедрения.</w:t>
        </w:r>
      </w:ins>
    </w:p>
    <w:p w14:paraId="1526730A" w14:textId="77777777" w:rsidR="00DD1FAF" w:rsidRPr="002F32EB" w:rsidRDefault="00DD1FAF" w:rsidP="00DD1FAF">
      <w:pPr>
        <w:pStyle w:val="afa"/>
        <w:rPr>
          <w:ins w:id="291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7F17FFBA" w14:textId="77777777" w:rsidR="00DD1FAF" w:rsidRPr="002F32EB" w:rsidRDefault="00DD1FAF" w:rsidP="00DD1FAF">
      <w:pPr>
        <w:pStyle w:val="afa"/>
        <w:rPr>
          <w:ins w:id="292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293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БТ-3. Автоматизировать проверку наличия товаров на складе для всех заказов через интеграцию сайта со складской учётной системой. Срок — 1 месяц после внедрения.</w:t>
        </w:r>
      </w:ins>
    </w:p>
    <w:p w14:paraId="56BA6C25" w14:textId="77777777" w:rsidR="00DD1FAF" w:rsidRPr="002F32EB" w:rsidRDefault="00DD1FAF" w:rsidP="00DD1FAF">
      <w:pPr>
        <w:pStyle w:val="afa"/>
        <w:rPr>
          <w:ins w:id="294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48D39EBC" w14:textId="77777777" w:rsidR="00DD1FAF" w:rsidRPr="002F32EB" w:rsidRDefault="00DD1FAF" w:rsidP="00DD1FAF">
      <w:pPr>
        <w:pStyle w:val="afa"/>
        <w:rPr>
          <w:ins w:id="295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296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БТ-4. Сократить нагрузку на администраторов до 10% за счёт автоматического подтверждения заказов. Срок — 1 месяц после внедрения.</w:t>
        </w:r>
      </w:ins>
    </w:p>
    <w:p w14:paraId="797D5D39" w14:textId="77777777" w:rsidR="00DD1FAF" w:rsidRPr="002F32EB" w:rsidRDefault="00DD1FAF" w:rsidP="00DD1FAF">
      <w:pPr>
        <w:pStyle w:val="afa"/>
        <w:rPr>
          <w:ins w:id="297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596E461F" w14:textId="77777777" w:rsidR="00DD1FAF" w:rsidRPr="002F32EB" w:rsidRDefault="00DD1FAF" w:rsidP="00DD1FAF">
      <w:pPr>
        <w:pStyle w:val="afa"/>
        <w:rPr>
          <w:ins w:id="298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299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БТ-5. Обеспечить стабильную работу онлайн-оплаты на сайте и увеличить количество онлайн-оплат за счёт исправления ошибки сервиса. Срок — 1 месяц после внедрения.</w:t>
        </w:r>
      </w:ins>
    </w:p>
    <w:p w14:paraId="7684FB2F" w14:textId="77777777" w:rsidR="00DD1FAF" w:rsidRPr="002F32EB" w:rsidRDefault="00DD1FAF" w:rsidP="00DD1FAF">
      <w:pPr>
        <w:pStyle w:val="afa"/>
        <w:rPr>
          <w:ins w:id="300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66A537CD" w14:textId="77777777" w:rsidR="00DD1FAF" w:rsidRPr="002F32EB" w:rsidRDefault="00DD1FAF" w:rsidP="00DD1FAF">
      <w:pPr>
        <w:pStyle w:val="afa"/>
        <w:rPr>
          <w:ins w:id="301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302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БТ-6. Повысить лояльность постоянных клиентов за счёт внедрения личного кабинета и системы лояльности, увеличив долю повторных покупок на 30%. Срок — 6 месяцев после внедрения.</w:t>
        </w:r>
      </w:ins>
    </w:p>
    <w:p w14:paraId="6B5AABE1" w14:textId="77777777" w:rsidR="00DD1FAF" w:rsidRPr="002F32EB" w:rsidRDefault="00DD1FAF" w:rsidP="00DD1FAF">
      <w:pPr>
        <w:pStyle w:val="afa"/>
        <w:rPr>
          <w:ins w:id="303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1080D2F9" w14:textId="77777777" w:rsidR="00DD1FAF" w:rsidRPr="002F32EB" w:rsidRDefault="00DD1FAF" w:rsidP="00DD1FAF">
      <w:pPr>
        <w:pStyle w:val="afa"/>
        <w:rPr>
          <w:ins w:id="304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305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БТ-7. Сократить количество недозвонов до клиента до 0% за счёт автоматического подтверждения заказов без звонков и валидации контактных данных клиента (формат телефона, email). Срок — 2 месяца после внедрения.</w:t>
        </w:r>
      </w:ins>
    </w:p>
    <w:p w14:paraId="392A543A" w14:textId="77777777" w:rsidR="00DD1FAF" w:rsidRPr="002F32EB" w:rsidRDefault="00DD1FAF" w:rsidP="00DD1FAF">
      <w:pPr>
        <w:pStyle w:val="afa"/>
        <w:rPr>
          <w:ins w:id="306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27EE10A2" w14:textId="77777777" w:rsidR="00DD1FAF" w:rsidRPr="002F32EB" w:rsidRDefault="00DD1FAF" w:rsidP="00DD1FAF">
      <w:pPr>
        <w:pStyle w:val="afa"/>
        <w:rPr>
          <w:ins w:id="307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308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БТ-8. Увеличить конверсию из корзины в заказ на 25% за счёт улучшения интерфейса (добавление промокода, итоговой суммы, выбора части товаров для оплаты, замена цвета кнопок оплаты и корзины). Срок — 3 месяца после внедрения.</w:t>
        </w:r>
      </w:ins>
    </w:p>
    <w:p w14:paraId="7300EF57" w14:textId="77777777" w:rsidR="00DD1FAF" w:rsidRPr="002F32EB" w:rsidRDefault="00DD1FAF" w:rsidP="00DD1FAF">
      <w:pPr>
        <w:pStyle w:val="afa"/>
        <w:rPr>
          <w:ins w:id="309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05EACA4E" w14:textId="77777777" w:rsidR="00DD1FAF" w:rsidRPr="002F32EB" w:rsidRDefault="00DD1FAF" w:rsidP="00DD1FAF">
      <w:pPr>
        <w:pStyle w:val="afa"/>
        <w:rPr>
          <w:ins w:id="310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311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БТ-9. Расширить доставку по России, обеспечив возможность оформления доставки в любой город РФ, за счёт интеграции с логистическими партнёрами (СДЭК, Деловые линии). Срок — 4 месяца после внедрения.</w:t>
        </w:r>
      </w:ins>
    </w:p>
    <w:p w14:paraId="1B5FC2D1" w14:textId="77777777" w:rsidR="00DD1FAF" w:rsidRPr="002F32EB" w:rsidRDefault="00DD1FAF" w:rsidP="00DD1FAF">
      <w:pPr>
        <w:pStyle w:val="afa"/>
        <w:rPr>
          <w:ins w:id="312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43C19368" w14:textId="77777777" w:rsidR="00DD1FAF" w:rsidRPr="002F32EB" w:rsidRDefault="00DD1FAF" w:rsidP="00DD1FAF">
      <w:pPr>
        <w:pStyle w:val="afa"/>
        <w:rPr>
          <w:ins w:id="313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314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БТ-10. Автоматизировать расчёт стоимости доставки для 100% заказов через интеграцию с API логистических партнёров, без участия администратора. Срок — 4 месяца после внедрения.</w:t>
        </w:r>
      </w:ins>
    </w:p>
    <w:p w14:paraId="7440E18F" w14:textId="77777777" w:rsidR="00DD1FAF" w:rsidRPr="002F32EB" w:rsidRDefault="00DD1FAF" w:rsidP="00DD1FAF">
      <w:pPr>
        <w:pStyle w:val="afa"/>
        <w:rPr>
          <w:ins w:id="315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781A108D" w14:textId="77777777" w:rsidR="00DD1FAF" w:rsidRPr="002F32EB" w:rsidRDefault="00DD1FAF" w:rsidP="00DD1FAF">
      <w:pPr>
        <w:pStyle w:val="afa"/>
        <w:rPr>
          <w:ins w:id="316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317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БТ-11. Внедрить услугу сборки мебели командой «Переделкино», чтобы клиент мог заказать профессиональную сборку при оформлении заказа. Ожидаемая доля заказов мебели с услугой сборки — не менее 30%. Срок — 3 месяца после внедрения.</w:t>
        </w:r>
      </w:ins>
    </w:p>
    <w:p w14:paraId="1AF9D6C1" w14:textId="77777777" w:rsidR="00DD1FAF" w:rsidRPr="002F32EB" w:rsidRDefault="00DD1FAF" w:rsidP="00DD1FAF">
      <w:pPr>
        <w:pStyle w:val="afa"/>
        <w:rPr>
          <w:ins w:id="318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7DB06262" w14:textId="77777777" w:rsidR="00DD1FAF" w:rsidRPr="002F32EB" w:rsidRDefault="00DD1FAF" w:rsidP="00DD1FAF">
      <w:pPr>
        <w:pStyle w:val="afa"/>
        <w:rPr>
          <w:ins w:id="319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320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БТ-12. Автоматизировать расчёт стоимости сборки мебели для 100% заказов с этой услугой на основе фиксированных тарифов (500 рублей за единицу мебели, согласно прайс-листу). Срок — 1 месяц после внедрения.</w:t>
        </w:r>
      </w:ins>
    </w:p>
    <w:p w14:paraId="72BB333F" w14:textId="77777777" w:rsidR="00DD1FAF" w:rsidRPr="002F32EB" w:rsidRDefault="00DD1FAF" w:rsidP="00DD1FAF">
      <w:pPr>
        <w:pStyle w:val="afa"/>
        <w:rPr>
          <w:ins w:id="321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12A9FC96" w14:textId="77777777" w:rsidR="00DD1FAF" w:rsidRPr="002F32EB" w:rsidRDefault="00DD1FAF" w:rsidP="00DD1FAF">
      <w:pPr>
        <w:pStyle w:val="afa"/>
        <w:rPr>
          <w:ins w:id="322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323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lastRenderedPageBreak/>
          <w:t>БТ-13. Внедрить чат-бота для автоматической поддержки клиентов. Снижение нагрузки на операторов на 40%; ответ на частые вопросы — менее 5 секунд. Срок — 2 месяца после внедрения.</w:t>
        </w:r>
      </w:ins>
    </w:p>
    <w:p w14:paraId="1E4BD458" w14:textId="77777777" w:rsidR="00DD1FAF" w:rsidRPr="002F32EB" w:rsidRDefault="00DD1FAF" w:rsidP="00DD1FAF">
      <w:pPr>
        <w:pStyle w:val="afa"/>
        <w:rPr>
          <w:ins w:id="324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</w:p>
    <w:p w14:paraId="5E1E033E" w14:textId="77777777" w:rsidR="00DD1FAF" w:rsidRPr="002F32EB" w:rsidRDefault="00DD1FAF" w:rsidP="00DD1FAF">
      <w:pPr>
        <w:pStyle w:val="afa"/>
        <w:rPr>
          <w:ins w:id="325" w:author="Мария Куклева" w:date="2026-05-31T18:07:00Z" w16du:dateUtc="2026-05-31T15:07:00Z"/>
          <w:rFonts w:ascii="Times New Roman" w:eastAsia="Times New Roman" w:hAnsi="Times New Roman" w:cs="Times New Roman"/>
          <w:color w:val="535353" w:themeColor="background2"/>
        </w:rPr>
      </w:pPr>
      <w:ins w:id="326" w:author="Мария Куклева" w:date="2026-05-31T18:07:00Z" w16du:dateUtc="2026-05-31T15:07:00Z">
        <w:r w:rsidRPr="002F32EB">
          <w:rPr>
            <w:rFonts w:ascii="Times New Roman" w:eastAsia="Times New Roman" w:hAnsi="Times New Roman" w:cs="Times New Roman"/>
            <w:color w:val="535353" w:themeColor="background2"/>
          </w:rPr>
          <w:t>БТ-14. Заключить партнёрские соглашения с 3-5 известными дизайнерами для создания эксклюзивных коллекций товаров и проведения онлайн-консультаций. Это повысит престиж магазина, привлечёт платёжеспособную аудиторию и увеличит средний чек на 25-30%. Срок — 8 месяцев после внедрения.</w:t>
        </w:r>
      </w:ins>
    </w:p>
    <w:p w14:paraId="37CCF87D" w14:textId="77777777" w:rsidR="006632BF" w:rsidRPr="002F32EB" w:rsidDel="006632BF" w:rsidRDefault="006632BF">
      <w:pPr>
        <w:pStyle w:val="afa"/>
        <w:rPr>
          <w:del w:id="327" w:author="Мария Куклева" w:date="2026-05-31T17:25:00Z" w16du:dateUtc="2026-05-31T14:25:00Z"/>
          <w:rFonts w:ascii="Times New Roman" w:eastAsia="Times New Roman" w:hAnsi="Times New Roman" w:cs="Times New Roman"/>
          <w:color w:val="535353" w:themeColor="background2"/>
        </w:rPr>
      </w:pPr>
    </w:p>
    <w:p w14:paraId="7D10A07D" w14:textId="5BB9C5C9" w:rsidR="006632BF" w:rsidRPr="002F32EB" w:rsidDel="006632BF" w:rsidRDefault="006632BF" w:rsidP="006632BF">
      <w:pPr>
        <w:pStyle w:val="afa"/>
        <w:rPr>
          <w:del w:id="328" w:author="Мария Куклева" w:date="2026-05-31T17:32:00Z" w16du:dateUtc="2026-05-31T14:32:00Z"/>
          <w:rFonts w:ascii="Times New Roman" w:eastAsia="Times New Roman" w:hAnsi="Times New Roman" w:cs="Times New Roman"/>
          <w:color w:val="535353" w:themeColor="background2"/>
        </w:rPr>
      </w:pPr>
    </w:p>
    <w:p w14:paraId="1C5A899A" w14:textId="77777777" w:rsidR="00DD1FAF" w:rsidRPr="00DD1FAF" w:rsidDel="002F32EB" w:rsidRDefault="00DD1FAF">
      <w:pPr>
        <w:pStyle w:val="afa"/>
        <w:rPr>
          <w:del w:id="329" w:author="Мария Куклева" w:date="2026-06-02T23:11:00Z" w16du:dateUtc="2026-06-02T20:11:00Z"/>
          <w:rFonts w:eastAsia="Times New Roman" w:cs="Times New Roman"/>
          <w:i/>
          <w:iCs/>
          <w:color w:val="535353" w:themeColor="background2"/>
          <w:rPrChange w:id="330" w:author="Мария Куклева" w:date="2026-05-31T18:00:00Z" w16du:dateUtc="2026-05-31T15:00:00Z">
            <w:rPr>
              <w:del w:id="331" w:author="Мария Куклева" w:date="2026-06-02T23:11:00Z" w16du:dateUtc="2026-06-02T20:11:00Z"/>
            </w:rPr>
          </w:rPrChange>
        </w:rPr>
        <w:pPrChange w:id="332" w:author="Мария Куклева" w:date="2026-05-31T17:32:00Z" w16du:dateUtc="2026-05-31T14:32:00Z">
          <w:pPr>
            <w:ind w:left="142"/>
          </w:pPr>
        </w:pPrChange>
      </w:pPr>
    </w:p>
    <w:p w14:paraId="6600D944" w14:textId="77777777" w:rsidR="00DD1FAF" w:rsidRDefault="00DD1FAF">
      <w:pPr>
        <w:spacing w:after="280" w:line="240" w:lineRule="auto"/>
        <w:rPr>
          <w:ins w:id="333" w:author="Мария Куклева" w:date="2026-05-31T18:01:00Z" w16du:dateUtc="2026-05-31T15:01:00Z"/>
          <w:b/>
          <w:bCs/>
          <w:sz w:val="36"/>
          <w:szCs w:val="36"/>
        </w:rPr>
      </w:pPr>
    </w:p>
    <w:p w14:paraId="1B58627D" w14:textId="7A994BE0" w:rsidR="003D015F" w:rsidRPr="00C63E29" w:rsidRDefault="00000000" w:rsidP="002732D6">
      <w:pPr>
        <w:pStyle w:val="20"/>
        <w:rPr>
          <w:rFonts w:ascii="Times New Roman" w:hAnsi="Times New Roman" w:cs="Times New Roman"/>
          <w:b/>
          <w:bCs/>
          <w:sz w:val="36"/>
          <w:szCs w:val="36"/>
          <w:rPrChange w:id="334" w:author="Мария Куклева" w:date="2026-06-05T22:33:00Z" w16du:dateUtc="2026-06-05T19:33:00Z">
            <w:rPr>
              <w:b/>
              <w:bCs/>
              <w:sz w:val="36"/>
              <w:szCs w:val="36"/>
            </w:rPr>
          </w:rPrChange>
        </w:rPr>
        <w:pPrChange w:id="335" w:author="Мария Куклева" w:date="2026-06-05T22:27:00Z" w16du:dateUtc="2026-06-05T19:27:00Z">
          <w:pPr>
            <w:spacing w:after="280" w:line="240" w:lineRule="auto"/>
          </w:pPr>
        </w:pPrChange>
      </w:pPr>
      <w:bookmarkStart w:id="336" w:name="_Toc231591916"/>
      <w:r w:rsidRPr="00C63E29">
        <w:rPr>
          <w:rFonts w:ascii="Times New Roman" w:hAnsi="Times New Roman" w:cs="Times New Roman"/>
          <w:b/>
          <w:bCs/>
          <w:sz w:val="36"/>
          <w:szCs w:val="36"/>
          <w:rPrChange w:id="337" w:author="Мария Куклева" w:date="2026-06-05T22:33:00Z" w16du:dateUtc="2026-06-05T19:33:00Z">
            <w:rPr>
              <w:b/>
              <w:bCs/>
              <w:sz w:val="36"/>
              <w:szCs w:val="36"/>
            </w:rPr>
          </w:rPrChange>
        </w:rPr>
        <w:t>Пользовательские требования</w:t>
      </w:r>
      <w:bookmarkEnd w:id="336"/>
    </w:p>
    <w:p w14:paraId="28C71793" w14:textId="1077A4EB" w:rsidR="003D015F" w:rsidDel="00511984" w:rsidRDefault="00000000" w:rsidP="002732D6">
      <w:pPr>
        <w:rPr>
          <w:del w:id="338" w:author="Мария Куклева" w:date="2026-05-31T19:27:00Z" w16du:dateUtc="2026-05-31T16:27:00Z"/>
          <w:i/>
          <w:iCs/>
          <w:color w:val="595959"/>
        </w:rPr>
        <w:pPrChange w:id="339" w:author="Мария Куклева" w:date="2026-06-05T22:27:00Z" w16du:dateUtc="2026-06-05T19:27:00Z">
          <w:pPr>
            <w:shd w:val="clear" w:color="auto" w:fill="FFFFFF"/>
          </w:pPr>
        </w:pPrChange>
      </w:pPr>
      <w:del w:id="340" w:author="Мария Куклева" w:date="2026-05-31T19:27:00Z" w16du:dateUtc="2026-05-31T16:27:00Z">
        <w:r w:rsidDel="00511984">
          <w:rPr>
            <w:i/>
            <w:iCs/>
            <w:color w:val="595959"/>
            <w:shd w:val="clear" w:color="auto" w:fill="FFFFFF"/>
          </w:rPr>
          <w:delText xml:space="preserve">Опишите </w:delText>
        </w:r>
        <w:r w:rsidDel="00511984">
          <w:rPr>
            <w:i/>
            <w:iCs/>
            <w:color w:val="595959"/>
          </w:rPr>
          <w:delText>требования к решению с точки зрения важности для пользователей в формате пользовательских историй и вариантов использования.</w:delText>
        </w:r>
      </w:del>
    </w:p>
    <w:p w14:paraId="78E024C9" w14:textId="358EC56E" w:rsidR="003D015F" w:rsidDel="00511984" w:rsidRDefault="00000000">
      <w:pPr>
        <w:shd w:val="clear" w:color="auto" w:fill="FFFFFF"/>
        <w:rPr>
          <w:del w:id="341" w:author="Мария Куклева" w:date="2026-05-31T19:27:00Z" w16du:dateUtc="2026-05-31T16:27:00Z"/>
          <w:b/>
          <w:bCs/>
          <w:i/>
          <w:iCs/>
          <w:color w:val="535353" w:themeColor="background2"/>
          <w:sz w:val="36"/>
          <w:szCs w:val="36"/>
        </w:rPr>
      </w:pPr>
      <w:del w:id="342" w:author="Мария Куклева" w:date="2026-05-31T19:27:00Z" w16du:dateUtc="2026-05-31T16:27:00Z">
        <w:r w:rsidDel="00511984">
          <w:rPr>
            <w:i/>
            <w:iCs/>
            <w:color w:val="535353" w:themeColor="background2"/>
          </w:rPr>
          <w:delText>Пользовательские истории можно оформить текстом. Если вы понимаете, что объём требований большой, и стейкхолдеру будет сложно в них ориентироваться, можно использовать карту пользовательских историй (USM).</w:delText>
        </w:r>
      </w:del>
    </w:p>
    <w:p w14:paraId="49F030AD" w14:textId="77777777" w:rsidR="003D015F" w:rsidRDefault="00000000" w:rsidP="002732D6">
      <w:pPr>
        <w:pStyle w:val="30"/>
        <w:pPrChange w:id="343" w:author="Мария Куклева" w:date="2026-06-05T22:27:00Z" w16du:dateUtc="2026-06-05T19:27:00Z">
          <w:pPr>
            <w:pStyle w:val="30"/>
            <w:spacing w:after="280"/>
          </w:pPr>
        </w:pPrChange>
      </w:pPr>
      <w:bookmarkStart w:id="344" w:name="_mi4epgh0ul76"/>
      <w:bookmarkStart w:id="345" w:name="_Toc231591917"/>
      <w:bookmarkEnd w:id="344"/>
      <w:r>
        <w:t>Пользовательские истории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)</w:t>
      </w:r>
      <w:bookmarkEnd w:id="345"/>
    </w:p>
    <w:p w14:paraId="1E8827DA" w14:textId="68351F96" w:rsidR="003D015F" w:rsidRPr="002F32EB" w:rsidDel="00FA1329" w:rsidRDefault="00FA1329" w:rsidP="00FA1329">
      <w:pPr>
        <w:rPr>
          <w:del w:id="346" w:author="Мария Куклева" w:date="2026-05-31T19:26:00Z" w16du:dateUtc="2026-05-31T16:26:00Z"/>
          <w:color w:val="535353" w:themeColor="background2"/>
          <w:rPrChange w:id="347" w:author="Мария Куклева" w:date="2026-06-02T23:12:00Z" w16du:dateUtc="2026-06-02T20:12:00Z">
            <w:rPr>
              <w:del w:id="348" w:author="Мария Куклева" w:date="2026-05-31T19:26:00Z" w16du:dateUtc="2026-05-31T16:26:00Z"/>
              <w:i/>
              <w:iCs/>
              <w:color w:val="535353" w:themeColor="background2"/>
              <w:lang w:val="en-US"/>
            </w:rPr>
          </w:rPrChange>
        </w:rPr>
      </w:pPr>
      <w:ins w:id="349" w:author="Мария Куклева" w:date="2026-05-31T19:37:00Z" w16du:dateUtc="2026-05-31T16:37:00Z">
        <w:r w:rsidRPr="002F32EB">
          <w:rPr>
            <w:color w:val="535353" w:themeColor="background2"/>
            <w:lang w:val="en-US"/>
            <w:rPrChange w:id="350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351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-1</w:t>
        </w:r>
      </w:ins>
      <w:ins w:id="352" w:author="Мария Куклева" w:date="2026-05-31T19:38:00Z" w16du:dateUtc="2026-05-31T16:38:00Z">
        <w:r w:rsidRPr="002F32EB">
          <w:rPr>
            <w:color w:val="535353" w:themeColor="background2"/>
            <w:rPrChange w:id="353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.</w:t>
        </w:r>
      </w:ins>
      <w:del w:id="354" w:author="Мария Куклева" w:date="2026-05-31T19:26:00Z" w16du:dateUtc="2026-05-31T16:26:00Z">
        <w:r w:rsidRPr="002F32EB" w:rsidDel="00511984">
          <w:rPr>
            <w:color w:val="535353" w:themeColor="background2"/>
            <w:rPrChange w:id="35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delText>Пользовательская история 1</w:delText>
        </w:r>
      </w:del>
    </w:p>
    <w:p w14:paraId="2BD850D8" w14:textId="4AD7BE43" w:rsidR="00511984" w:rsidRPr="002F32EB" w:rsidRDefault="00FA1329">
      <w:pPr>
        <w:rPr>
          <w:ins w:id="356" w:author="Мария Куклева" w:date="2026-05-31T19:26:00Z" w16du:dateUtc="2026-05-31T16:26:00Z"/>
          <w:color w:val="535353" w:themeColor="background2"/>
          <w:rPrChange w:id="357" w:author="Мария Куклева" w:date="2026-06-02T23:12:00Z" w16du:dateUtc="2026-06-02T20:12:00Z">
            <w:rPr>
              <w:ins w:id="358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359" w:author="Мария Куклева" w:date="2026-05-31T19:37:00Z" w16du:dateUtc="2026-05-31T16:37:00Z">
          <w:pPr>
            <w:numPr>
              <w:numId w:val="9"/>
            </w:numPr>
            <w:ind w:left="720" w:hanging="360"/>
          </w:pPr>
        </w:pPrChange>
      </w:pPr>
      <w:ins w:id="360" w:author="Мария Куклева" w:date="2026-05-31T19:38:00Z" w16du:dateUtc="2026-05-31T16:38:00Z">
        <w:r w:rsidRPr="002F32EB">
          <w:rPr>
            <w:color w:val="535353" w:themeColor="background2"/>
            <w:rPrChange w:id="361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 xml:space="preserve"> </w:t>
        </w:r>
      </w:ins>
      <w:del w:id="362" w:author="Мария Куклева" w:date="2026-05-31T19:26:00Z" w16du:dateUtc="2026-05-31T16:26:00Z">
        <w:r w:rsidRPr="002F32EB" w:rsidDel="00511984">
          <w:rPr>
            <w:color w:val="535353" w:themeColor="background2"/>
            <w:rPrChange w:id="36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delText>Пользовательская история 2</w:delText>
        </w:r>
      </w:del>
      <w:ins w:id="364" w:author="Мария Куклева" w:date="2026-05-31T19:26:00Z" w16du:dateUtc="2026-05-31T16:26:00Z">
        <w:r w:rsidR="00511984" w:rsidRPr="002F32EB">
          <w:rPr>
            <w:color w:val="535353" w:themeColor="background2"/>
            <w:rPrChange w:id="36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хочу, чтобы русский язык был стандартным выбором при входе на сайт, чтобы не тратить время на выбор языка.</w:t>
        </w:r>
      </w:ins>
    </w:p>
    <w:p w14:paraId="24A249F5" w14:textId="0659A205" w:rsidR="00511984" w:rsidRPr="002F32EB" w:rsidRDefault="00FA1329">
      <w:pPr>
        <w:rPr>
          <w:ins w:id="366" w:author="Мария Куклева" w:date="2026-05-31T19:26:00Z" w16du:dateUtc="2026-05-31T16:26:00Z"/>
          <w:color w:val="535353" w:themeColor="background2"/>
          <w:rPrChange w:id="367" w:author="Мария Куклева" w:date="2026-06-02T23:12:00Z" w16du:dateUtc="2026-06-02T20:12:00Z">
            <w:rPr>
              <w:ins w:id="368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369" w:author="Мария Куклева" w:date="2026-05-31T19:38:00Z" w16du:dateUtc="2026-05-31T16:38:00Z">
          <w:pPr>
            <w:numPr>
              <w:numId w:val="9"/>
            </w:numPr>
            <w:ind w:left="720" w:hanging="360"/>
          </w:pPr>
        </w:pPrChange>
      </w:pPr>
      <w:ins w:id="370" w:author="Мария Куклева" w:date="2026-05-31T19:38:00Z" w16du:dateUtc="2026-05-31T16:38:00Z">
        <w:r w:rsidRPr="002F32EB">
          <w:rPr>
            <w:color w:val="535353" w:themeColor="background2"/>
            <w:lang w:val="en-US"/>
            <w:rPrChange w:id="371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37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373" w:author="Мария Куклева" w:date="2026-05-31T19:44:00Z" w16du:dateUtc="2026-05-31T16:44:00Z">
        <w:r w:rsidRPr="00D417F6">
          <w:rPr>
            <w:color w:val="535353" w:themeColor="background2"/>
            <w:rPrChange w:id="374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2</w:t>
        </w:r>
      </w:ins>
      <w:ins w:id="375" w:author="Мария Куклева" w:date="2026-05-31T19:38:00Z" w16du:dateUtc="2026-05-31T16:38:00Z">
        <w:r w:rsidRPr="002F32EB">
          <w:rPr>
            <w:color w:val="535353" w:themeColor="background2"/>
            <w:rPrChange w:id="37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377" w:author="Мария Куклева" w:date="2026-05-31T19:26:00Z" w16du:dateUtc="2026-05-31T16:26:00Z">
        <w:r w:rsidR="00511984" w:rsidRPr="002F32EB">
          <w:rPr>
            <w:color w:val="535353" w:themeColor="background2"/>
            <w:rPrChange w:id="37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иметь возможность выбрать иной язык, чтобы видеть весь интерфейс на нужном мне языке.</w:t>
        </w:r>
      </w:ins>
    </w:p>
    <w:p w14:paraId="00FC0D88" w14:textId="2EB14B60" w:rsidR="00511984" w:rsidRPr="002F32EB" w:rsidRDefault="00FA1329">
      <w:pPr>
        <w:rPr>
          <w:ins w:id="379" w:author="Мария Куклева" w:date="2026-05-31T19:26:00Z" w16du:dateUtc="2026-05-31T16:26:00Z"/>
          <w:color w:val="535353" w:themeColor="background2"/>
          <w:rPrChange w:id="380" w:author="Мария Куклева" w:date="2026-06-02T23:12:00Z" w16du:dateUtc="2026-06-02T20:12:00Z">
            <w:rPr>
              <w:ins w:id="381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382" w:author="Мария Куклева" w:date="2026-05-31T19:38:00Z" w16du:dateUtc="2026-05-31T16:38:00Z">
          <w:pPr>
            <w:numPr>
              <w:numId w:val="9"/>
            </w:numPr>
            <w:ind w:left="720" w:hanging="360"/>
          </w:pPr>
        </w:pPrChange>
      </w:pPr>
      <w:ins w:id="383" w:author="Мария Куклева" w:date="2026-05-31T19:38:00Z" w16du:dateUtc="2026-05-31T16:38:00Z">
        <w:r w:rsidRPr="002F32EB">
          <w:rPr>
            <w:color w:val="535353" w:themeColor="background2"/>
            <w:lang w:val="en-US"/>
            <w:rPrChange w:id="384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38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386" w:author="Мария Куклева" w:date="2026-05-31T19:44:00Z" w16du:dateUtc="2026-05-31T16:44:00Z">
        <w:r w:rsidRPr="00D417F6">
          <w:rPr>
            <w:color w:val="535353" w:themeColor="background2"/>
            <w:rPrChange w:id="387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3</w:t>
        </w:r>
      </w:ins>
      <w:ins w:id="388" w:author="Мария Куклева" w:date="2026-05-31T19:38:00Z" w16du:dateUtc="2026-05-31T16:38:00Z">
        <w:r w:rsidRPr="002F32EB">
          <w:rPr>
            <w:color w:val="535353" w:themeColor="background2"/>
            <w:rPrChange w:id="38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390" w:author="Мария Куклева" w:date="2026-05-31T19:26:00Z" w16du:dateUtc="2026-05-31T16:26:00Z">
        <w:r w:rsidR="00511984" w:rsidRPr="002F32EB">
          <w:rPr>
            <w:color w:val="535353" w:themeColor="background2"/>
            <w:rPrChange w:id="39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зарегистрироваться на сайте по номеру телефона или email, чтобы получить доступ к личному кабинету.</w:t>
        </w:r>
      </w:ins>
    </w:p>
    <w:p w14:paraId="609FBF7E" w14:textId="28D6C6EA" w:rsidR="00511984" w:rsidRPr="002F32EB" w:rsidRDefault="00FA1329">
      <w:pPr>
        <w:rPr>
          <w:ins w:id="392" w:author="Мария Куклева" w:date="2026-05-31T19:26:00Z" w16du:dateUtc="2026-05-31T16:26:00Z"/>
          <w:color w:val="535353" w:themeColor="background2"/>
          <w:rPrChange w:id="393" w:author="Мария Куклева" w:date="2026-06-02T23:12:00Z" w16du:dateUtc="2026-06-02T20:12:00Z">
            <w:rPr>
              <w:ins w:id="394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395" w:author="Мария Куклева" w:date="2026-05-31T19:38:00Z" w16du:dateUtc="2026-05-31T16:38:00Z">
          <w:pPr>
            <w:numPr>
              <w:numId w:val="9"/>
            </w:numPr>
            <w:ind w:left="720" w:hanging="360"/>
          </w:pPr>
        </w:pPrChange>
      </w:pPr>
      <w:ins w:id="396" w:author="Мария Куклева" w:date="2026-05-31T19:38:00Z" w16du:dateUtc="2026-05-31T16:38:00Z">
        <w:r w:rsidRPr="002F32EB">
          <w:rPr>
            <w:color w:val="535353" w:themeColor="background2"/>
            <w:lang w:val="en-US"/>
            <w:rPrChange w:id="397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39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399" w:author="Мария Куклева" w:date="2026-05-31T19:44:00Z" w16du:dateUtc="2026-05-31T16:44:00Z">
        <w:r w:rsidRPr="00D417F6">
          <w:rPr>
            <w:color w:val="535353" w:themeColor="background2"/>
            <w:rPrChange w:id="400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4</w:t>
        </w:r>
      </w:ins>
      <w:ins w:id="401" w:author="Мария Куклева" w:date="2026-05-31T19:38:00Z" w16du:dateUtc="2026-05-31T16:38:00Z">
        <w:r w:rsidRPr="002F32EB">
          <w:rPr>
            <w:color w:val="535353" w:themeColor="background2"/>
            <w:rPrChange w:id="40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403" w:author="Мария Куклева" w:date="2026-05-31T19:26:00Z" w16du:dateUtc="2026-05-31T16:26:00Z">
        <w:r w:rsidR="00511984" w:rsidRPr="002F32EB">
          <w:rPr>
            <w:color w:val="535353" w:themeColor="background2"/>
            <w:rPrChange w:id="40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восстановить пароль через email или SMS, если забыл его</w:t>
        </w:r>
      </w:ins>
      <w:ins w:id="405" w:author="Мария Куклева" w:date="2026-06-05T20:25:00Z" w16du:dateUtc="2026-06-05T17:25:00Z">
        <w:r w:rsidR="00D417F6">
          <w:rPr>
            <w:color w:val="535353" w:themeColor="background2"/>
          </w:rPr>
          <w:t>, чтобы войти в личный кабинет.</w:t>
        </w:r>
      </w:ins>
    </w:p>
    <w:p w14:paraId="6B82419A" w14:textId="10675752" w:rsidR="00511984" w:rsidRPr="002F32EB" w:rsidRDefault="00FA1329">
      <w:pPr>
        <w:rPr>
          <w:ins w:id="406" w:author="Мария Куклева" w:date="2026-05-31T19:26:00Z" w16du:dateUtc="2026-05-31T16:26:00Z"/>
          <w:color w:val="535353" w:themeColor="background2"/>
          <w:rPrChange w:id="407" w:author="Мария Куклева" w:date="2026-06-02T23:12:00Z" w16du:dateUtc="2026-06-02T20:12:00Z">
            <w:rPr>
              <w:ins w:id="408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409" w:author="Мария Куклева" w:date="2026-05-31T19:38:00Z" w16du:dateUtc="2026-05-31T16:38:00Z">
          <w:pPr>
            <w:numPr>
              <w:numId w:val="9"/>
            </w:numPr>
            <w:ind w:left="720" w:hanging="360"/>
          </w:pPr>
        </w:pPrChange>
      </w:pPr>
      <w:ins w:id="410" w:author="Мария Куклева" w:date="2026-05-31T19:38:00Z" w16du:dateUtc="2026-05-31T16:38:00Z">
        <w:r w:rsidRPr="002F32EB">
          <w:rPr>
            <w:color w:val="535353" w:themeColor="background2"/>
            <w:lang w:val="en-US"/>
            <w:rPrChange w:id="411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41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413" w:author="Мария Куклева" w:date="2026-05-31T19:44:00Z" w16du:dateUtc="2026-05-31T16:44:00Z">
        <w:r w:rsidRPr="00D417F6">
          <w:rPr>
            <w:color w:val="535353" w:themeColor="background2"/>
            <w:rPrChange w:id="414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5</w:t>
        </w:r>
      </w:ins>
      <w:ins w:id="415" w:author="Мария Куклева" w:date="2026-05-31T19:38:00Z" w16du:dateUtc="2026-05-31T16:38:00Z">
        <w:r w:rsidRPr="002F32EB">
          <w:rPr>
            <w:color w:val="535353" w:themeColor="background2"/>
            <w:rPrChange w:id="41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417" w:author="Мария Куклева" w:date="2026-05-31T19:26:00Z" w16du:dateUtc="2026-05-31T16:26:00Z">
        <w:r w:rsidR="00511984" w:rsidRPr="002F32EB">
          <w:rPr>
            <w:color w:val="535353" w:themeColor="background2"/>
            <w:rPrChange w:id="41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входить в личный кабинет по номеру телефона или email, чтобы видеть свои заказы.</w:t>
        </w:r>
      </w:ins>
    </w:p>
    <w:p w14:paraId="7F1BADC6" w14:textId="3D054979" w:rsidR="00511984" w:rsidRPr="002F32EB" w:rsidRDefault="00FA1329">
      <w:pPr>
        <w:rPr>
          <w:ins w:id="419" w:author="Мария Куклева" w:date="2026-05-31T19:26:00Z" w16du:dateUtc="2026-05-31T16:26:00Z"/>
          <w:color w:val="535353" w:themeColor="background2"/>
          <w:rPrChange w:id="420" w:author="Мария Куклева" w:date="2026-06-02T23:12:00Z" w16du:dateUtc="2026-06-02T20:12:00Z">
            <w:rPr>
              <w:ins w:id="421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422" w:author="Мария Куклева" w:date="2026-05-31T19:38:00Z" w16du:dateUtc="2026-05-31T16:38:00Z">
          <w:pPr>
            <w:numPr>
              <w:numId w:val="9"/>
            </w:numPr>
            <w:ind w:left="720" w:hanging="360"/>
          </w:pPr>
        </w:pPrChange>
      </w:pPr>
      <w:ins w:id="423" w:author="Мария Куклева" w:date="2026-05-31T19:38:00Z" w16du:dateUtc="2026-05-31T16:38:00Z">
        <w:r w:rsidRPr="002F32EB">
          <w:rPr>
            <w:color w:val="535353" w:themeColor="background2"/>
            <w:lang w:val="en-US"/>
            <w:rPrChange w:id="424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42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426" w:author="Мария Куклева" w:date="2026-05-31T19:44:00Z" w16du:dateUtc="2026-05-31T16:44:00Z">
        <w:r w:rsidRPr="00D417F6">
          <w:rPr>
            <w:color w:val="535353" w:themeColor="background2"/>
            <w:rPrChange w:id="427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6</w:t>
        </w:r>
      </w:ins>
      <w:ins w:id="428" w:author="Мария Куклева" w:date="2026-05-31T19:38:00Z" w16du:dateUtc="2026-05-31T16:38:00Z">
        <w:r w:rsidRPr="002F32EB">
          <w:rPr>
            <w:color w:val="535353" w:themeColor="background2"/>
            <w:rPrChange w:id="42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430" w:author="Мария Куклева" w:date="2026-05-31T19:26:00Z" w16du:dateUtc="2026-05-31T16:26:00Z">
        <w:r w:rsidR="00511984" w:rsidRPr="002F32EB">
          <w:rPr>
            <w:color w:val="535353" w:themeColor="background2"/>
            <w:rPrChange w:id="43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иметь поисковую строку на главной странице, чтобы быстро находить нужные товары.</w:t>
        </w:r>
      </w:ins>
    </w:p>
    <w:p w14:paraId="63E67672" w14:textId="00CF57C1" w:rsidR="00511984" w:rsidRPr="002F32EB" w:rsidRDefault="00FA1329">
      <w:pPr>
        <w:rPr>
          <w:ins w:id="432" w:author="Мария Куклева" w:date="2026-05-31T19:26:00Z" w16du:dateUtc="2026-05-31T16:26:00Z"/>
          <w:color w:val="535353" w:themeColor="background2"/>
          <w:rPrChange w:id="433" w:author="Мария Куклева" w:date="2026-06-02T23:12:00Z" w16du:dateUtc="2026-06-02T20:12:00Z">
            <w:rPr>
              <w:ins w:id="434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435" w:author="Мария Куклева" w:date="2026-05-31T19:38:00Z" w16du:dateUtc="2026-05-31T16:38:00Z">
          <w:pPr>
            <w:numPr>
              <w:numId w:val="9"/>
            </w:numPr>
            <w:ind w:left="720" w:hanging="360"/>
          </w:pPr>
        </w:pPrChange>
      </w:pPr>
      <w:ins w:id="436" w:author="Мария Куклева" w:date="2026-05-31T19:38:00Z" w16du:dateUtc="2026-05-31T16:38:00Z">
        <w:r w:rsidRPr="002F32EB">
          <w:rPr>
            <w:color w:val="535353" w:themeColor="background2"/>
            <w:lang w:val="en-US"/>
            <w:rPrChange w:id="437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43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439" w:author="Мария Куклева" w:date="2026-05-31T19:44:00Z" w16du:dateUtc="2026-05-31T16:44:00Z">
        <w:r w:rsidRPr="00D417F6">
          <w:rPr>
            <w:color w:val="535353" w:themeColor="background2"/>
            <w:rPrChange w:id="440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7</w:t>
        </w:r>
      </w:ins>
      <w:ins w:id="441" w:author="Мария Куклева" w:date="2026-05-31T19:38:00Z" w16du:dateUtc="2026-05-31T16:38:00Z">
        <w:r w:rsidRPr="002F32EB">
          <w:rPr>
            <w:color w:val="535353" w:themeColor="background2"/>
            <w:rPrChange w:id="44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443" w:author="Мария Куклева" w:date="2026-05-31T19:26:00Z" w16du:dateUtc="2026-05-31T16:26:00Z">
        <w:r w:rsidR="00511984" w:rsidRPr="002F32EB">
          <w:rPr>
            <w:color w:val="535353" w:themeColor="background2"/>
            <w:rPrChange w:id="44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фильтровать товары по цене, категории и наличию, чтобы видеть только релевантные предложения.</w:t>
        </w:r>
      </w:ins>
    </w:p>
    <w:p w14:paraId="1B5AD473" w14:textId="09CC1013" w:rsidR="00511984" w:rsidRPr="002F32EB" w:rsidRDefault="00FA1329">
      <w:pPr>
        <w:rPr>
          <w:ins w:id="445" w:author="Мария Куклева" w:date="2026-05-31T19:26:00Z" w16du:dateUtc="2026-05-31T16:26:00Z"/>
          <w:color w:val="535353" w:themeColor="background2"/>
          <w:rPrChange w:id="446" w:author="Мария Куклева" w:date="2026-06-02T23:12:00Z" w16du:dateUtc="2026-06-02T20:12:00Z">
            <w:rPr>
              <w:ins w:id="447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448" w:author="Мария Куклева" w:date="2026-05-31T19:38:00Z" w16du:dateUtc="2026-05-31T16:38:00Z">
          <w:pPr>
            <w:numPr>
              <w:numId w:val="9"/>
            </w:numPr>
            <w:ind w:left="720" w:hanging="360"/>
          </w:pPr>
        </w:pPrChange>
      </w:pPr>
      <w:ins w:id="449" w:author="Мария Куклева" w:date="2026-05-31T19:38:00Z" w16du:dateUtc="2026-05-31T16:38:00Z">
        <w:r w:rsidRPr="002F32EB">
          <w:rPr>
            <w:color w:val="535353" w:themeColor="background2"/>
            <w:lang w:val="en-US"/>
            <w:rPrChange w:id="450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45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452" w:author="Мария Куклева" w:date="2026-05-31T19:44:00Z" w16du:dateUtc="2026-05-31T16:44:00Z">
        <w:r w:rsidRPr="00D417F6">
          <w:rPr>
            <w:color w:val="535353" w:themeColor="background2"/>
            <w:rPrChange w:id="453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8</w:t>
        </w:r>
      </w:ins>
      <w:ins w:id="454" w:author="Мария Куклева" w:date="2026-05-31T19:38:00Z" w16du:dateUtc="2026-05-31T16:38:00Z">
        <w:r w:rsidRPr="002F32EB">
          <w:rPr>
            <w:color w:val="535353" w:themeColor="background2"/>
            <w:rPrChange w:id="45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456" w:author="Мария Куклева" w:date="2026-05-31T19:26:00Z" w16du:dateUtc="2026-05-31T16:26:00Z">
        <w:r w:rsidR="00511984" w:rsidRPr="002F32EB">
          <w:rPr>
            <w:color w:val="535353" w:themeColor="background2"/>
            <w:rPrChange w:id="45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сортировать товары (по цене, по популярности), чтобы выбирать оптимальные варианты.</w:t>
        </w:r>
      </w:ins>
    </w:p>
    <w:p w14:paraId="1C8F676A" w14:textId="247636E6" w:rsidR="00511984" w:rsidRPr="002F32EB" w:rsidRDefault="00FA1329">
      <w:pPr>
        <w:rPr>
          <w:ins w:id="458" w:author="Мария Куклева" w:date="2026-05-31T19:26:00Z" w16du:dateUtc="2026-05-31T16:26:00Z"/>
          <w:color w:val="535353" w:themeColor="background2"/>
          <w:rPrChange w:id="459" w:author="Мария Куклева" w:date="2026-06-02T23:12:00Z" w16du:dateUtc="2026-06-02T20:12:00Z">
            <w:rPr>
              <w:ins w:id="460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461" w:author="Мария Куклева" w:date="2026-05-31T19:38:00Z" w16du:dateUtc="2026-05-31T16:38:00Z">
          <w:pPr>
            <w:numPr>
              <w:numId w:val="9"/>
            </w:numPr>
            <w:ind w:left="720" w:hanging="360"/>
          </w:pPr>
        </w:pPrChange>
      </w:pPr>
      <w:ins w:id="462" w:author="Мария Куклева" w:date="2026-05-31T19:38:00Z" w16du:dateUtc="2026-05-31T16:38:00Z">
        <w:r w:rsidRPr="002F32EB">
          <w:rPr>
            <w:color w:val="535353" w:themeColor="background2"/>
            <w:lang w:val="en-US"/>
            <w:rPrChange w:id="463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46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465" w:author="Мария Куклева" w:date="2026-05-31T19:55:00Z" w16du:dateUtc="2026-05-31T16:55:00Z">
        <w:r w:rsidR="00C02D68" w:rsidRPr="002F32EB">
          <w:rPr>
            <w:color w:val="535353" w:themeColor="background2"/>
            <w:rPrChange w:id="46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9</w:t>
        </w:r>
      </w:ins>
      <w:ins w:id="467" w:author="Мария Куклева" w:date="2026-05-31T19:38:00Z" w16du:dateUtc="2026-05-31T16:38:00Z">
        <w:r w:rsidRPr="002F32EB">
          <w:rPr>
            <w:color w:val="535353" w:themeColor="background2"/>
            <w:rPrChange w:id="46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469" w:author="Мария Куклева" w:date="2026-05-31T19:26:00Z" w16du:dateUtc="2026-05-31T16:26:00Z">
        <w:r w:rsidR="00511984" w:rsidRPr="002F32EB">
          <w:rPr>
            <w:color w:val="535353" w:themeColor="background2"/>
            <w:rPrChange w:id="470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Я как </w:t>
        </w:r>
        <w:proofErr w:type="gramStart"/>
        <w:r w:rsidR="00511984" w:rsidRPr="002F32EB">
          <w:rPr>
            <w:color w:val="535353" w:themeColor="background2"/>
            <w:rPrChange w:id="47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покупатель</w:t>
        </w:r>
      </w:ins>
      <w:ins w:id="472" w:author="Мария Куклева" w:date="2026-05-31T19:52:00Z" w16du:dateUtc="2026-05-31T16:52:00Z">
        <w:r w:rsidR="00C02D68" w:rsidRPr="002F32EB">
          <w:rPr>
            <w:color w:val="535353" w:themeColor="background2"/>
            <w:rPrChange w:id="47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 </w:t>
        </w:r>
      </w:ins>
      <w:ins w:id="474" w:author="Мария Куклева" w:date="2026-05-31T19:26:00Z" w16du:dateUtc="2026-05-31T16:26:00Z">
        <w:r w:rsidR="00511984" w:rsidRPr="002F32EB">
          <w:rPr>
            <w:color w:val="535353" w:themeColor="background2"/>
            <w:rPrChange w:id="47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 хочу</w:t>
        </w:r>
        <w:proofErr w:type="gramEnd"/>
        <w:r w:rsidR="00511984" w:rsidRPr="002F32EB">
          <w:rPr>
            <w:color w:val="535353" w:themeColor="background2"/>
            <w:rPrChange w:id="47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 видеть информацию о наличии товара на складе, чтобы понимать, могу ли я его заказать.</w:t>
        </w:r>
      </w:ins>
    </w:p>
    <w:p w14:paraId="447F1956" w14:textId="6B8F515E" w:rsidR="00511984" w:rsidRPr="002F32EB" w:rsidRDefault="00FA1329">
      <w:pPr>
        <w:rPr>
          <w:ins w:id="477" w:author="Мария Куклева" w:date="2026-05-31T19:26:00Z" w16du:dateUtc="2026-05-31T16:26:00Z"/>
          <w:color w:val="535353" w:themeColor="background2"/>
          <w:rPrChange w:id="478" w:author="Мария Куклева" w:date="2026-06-02T23:12:00Z" w16du:dateUtc="2026-06-02T20:12:00Z">
            <w:rPr>
              <w:ins w:id="479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480" w:author="Мария Куклева" w:date="2026-05-31T19:38:00Z" w16du:dateUtc="2026-05-31T16:38:00Z">
          <w:pPr>
            <w:numPr>
              <w:numId w:val="9"/>
            </w:numPr>
            <w:ind w:left="720" w:hanging="360"/>
          </w:pPr>
        </w:pPrChange>
      </w:pPr>
      <w:ins w:id="481" w:author="Мария Куклева" w:date="2026-05-31T19:38:00Z" w16du:dateUtc="2026-05-31T16:38:00Z">
        <w:r w:rsidRPr="002F32EB">
          <w:rPr>
            <w:color w:val="535353" w:themeColor="background2"/>
            <w:lang w:val="en-US"/>
            <w:rPrChange w:id="482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48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-1</w:t>
        </w:r>
      </w:ins>
      <w:ins w:id="484" w:author="Мария Куклева" w:date="2026-05-31T19:55:00Z" w16du:dateUtc="2026-05-31T16:55:00Z">
        <w:r w:rsidR="00C02D68" w:rsidRPr="002F32EB">
          <w:rPr>
            <w:color w:val="535353" w:themeColor="background2"/>
            <w:rPrChange w:id="48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0</w:t>
        </w:r>
      </w:ins>
      <w:ins w:id="486" w:author="Мария Куклева" w:date="2026-05-31T19:38:00Z" w16du:dateUtc="2026-05-31T16:38:00Z">
        <w:r w:rsidRPr="002F32EB">
          <w:rPr>
            <w:color w:val="535353" w:themeColor="background2"/>
            <w:rPrChange w:id="48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488" w:author="Мария Куклева" w:date="2026-05-31T19:26:00Z" w16du:dateUtc="2026-05-31T16:26:00Z">
        <w:r w:rsidR="00511984" w:rsidRPr="002F32EB">
          <w:rPr>
            <w:color w:val="535353" w:themeColor="background2"/>
            <w:rPrChange w:id="48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получать подтверждение при добавлении товара в корзину, чтобы быть уверенным в действии.</w:t>
        </w:r>
      </w:ins>
    </w:p>
    <w:p w14:paraId="08AECD34" w14:textId="064DF8BD" w:rsidR="00511984" w:rsidRPr="002F32EB" w:rsidRDefault="00FA1329">
      <w:pPr>
        <w:rPr>
          <w:ins w:id="490" w:author="Мария Куклева" w:date="2026-05-31T19:26:00Z" w16du:dateUtc="2026-05-31T16:26:00Z"/>
          <w:color w:val="535353" w:themeColor="background2"/>
          <w:rPrChange w:id="491" w:author="Мария Куклева" w:date="2026-06-02T23:12:00Z" w16du:dateUtc="2026-06-02T20:12:00Z">
            <w:rPr>
              <w:ins w:id="492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493" w:author="Мария Куклева" w:date="2026-05-31T19:38:00Z" w16du:dateUtc="2026-05-31T16:38:00Z">
          <w:pPr>
            <w:numPr>
              <w:numId w:val="9"/>
            </w:numPr>
            <w:ind w:left="720" w:hanging="360"/>
          </w:pPr>
        </w:pPrChange>
      </w:pPr>
      <w:ins w:id="494" w:author="Мария Куклева" w:date="2026-05-31T19:38:00Z" w16du:dateUtc="2026-05-31T16:38:00Z">
        <w:r w:rsidRPr="002F32EB">
          <w:rPr>
            <w:color w:val="535353" w:themeColor="background2"/>
            <w:lang w:val="en-US"/>
            <w:rPrChange w:id="495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49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-1</w:t>
        </w:r>
      </w:ins>
      <w:ins w:id="497" w:author="Мария Куклева" w:date="2026-05-31T19:55:00Z" w16du:dateUtc="2026-05-31T16:55:00Z">
        <w:r w:rsidR="00C02D68" w:rsidRPr="002F32EB">
          <w:rPr>
            <w:color w:val="535353" w:themeColor="background2"/>
            <w:rPrChange w:id="49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1</w:t>
        </w:r>
      </w:ins>
      <w:ins w:id="499" w:author="Мария Куклева" w:date="2026-05-31T19:38:00Z" w16du:dateUtc="2026-05-31T16:38:00Z">
        <w:r w:rsidRPr="002F32EB">
          <w:rPr>
            <w:color w:val="535353" w:themeColor="background2"/>
            <w:rPrChange w:id="500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501" w:author="Мария Куклева" w:date="2026-05-31T19:26:00Z" w16du:dateUtc="2026-05-31T16:26:00Z">
        <w:r w:rsidR="00511984" w:rsidRPr="002F32EB">
          <w:rPr>
            <w:color w:val="535353" w:themeColor="background2"/>
            <w:rPrChange w:id="50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увеличивать и уменьшать количество товаров в корзине, чтобы корректировать заказ.</w:t>
        </w:r>
      </w:ins>
    </w:p>
    <w:p w14:paraId="3502F26C" w14:textId="50C9FE7C" w:rsidR="00511984" w:rsidRPr="002F32EB" w:rsidRDefault="00FA1329">
      <w:pPr>
        <w:rPr>
          <w:ins w:id="503" w:author="Мария Куклева" w:date="2026-05-31T19:26:00Z" w16du:dateUtc="2026-05-31T16:26:00Z"/>
          <w:color w:val="535353" w:themeColor="background2"/>
          <w:rPrChange w:id="504" w:author="Мария Куклева" w:date="2026-06-02T23:12:00Z" w16du:dateUtc="2026-06-02T20:12:00Z">
            <w:rPr>
              <w:ins w:id="505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506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507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508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50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-1</w:t>
        </w:r>
      </w:ins>
      <w:ins w:id="510" w:author="Мария Куклева" w:date="2026-05-31T19:55:00Z" w16du:dateUtc="2026-05-31T16:55:00Z">
        <w:r w:rsidR="00C02D68" w:rsidRPr="002F32EB">
          <w:rPr>
            <w:color w:val="535353" w:themeColor="background2"/>
            <w:rPrChange w:id="51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2</w:t>
        </w:r>
      </w:ins>
      <w:ins w:id="512" w:author="Мария Куклева" w:date="2026-05-31T19:39:00Z" w16du:dateUtc="2026-05-31T16:39:00Z">
        <w:r w:rsidRPr="002F32EB">
          <w:rPr>
            <w:color w:val="535353" w:themeColor="background2"/>
            <w:rPrChange w:id="51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514" w:author="Мария Куклева" w:date="2026-05-31T19:26:00Z" w16du:dateUtc="2026-05-31T16:26:00Z">
        <w:r w:rsidR="00511984" w:rsidRPr="002F32EB">
          <w:rPr>
            <w:color w:val="535353" w:themeColor="background2"/>
            <w:rPrChange w:id="51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выбирать только часть товаров для оплаты, чтобы заказать не всё сразу.</w:t>
        </w:r>
      </w:ins>
    </w:p>
    <w:p w14:paraId="4D1AEB5B" w14:textId="5E6D2D6D" w:rsidR="00511984" w:rsidRPr="002F32EB" w:rsidRDefault="00FA1329">
      <w:pPr>
        <w:rPr>
          <w:ins w:id="516" w:author="Мария Куклева" w:date="2026-05-31T19:26:00Z" w16du:dateUtc="2026-05-31T16:26:00Z"/>
          <w:color w:val="535353" w:themeColor="background2"/>
          <w:rPrChange w:id="517" w:author="Мария Куклева" w:date="2026-06-02T23:12:00Z" w16du:dateUtc="2026-06-02T20:12:00Z">
            <w:rPr>
              <w:ins w:id="518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519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520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521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lastRenderedPageBreak/>
          <w:t>US</w:t>
        </w:r>
        <w:r w:rsidRPr="002F32EB">
          <w:rPr>
            <w:color w:val="535353" w:themeColor="background2"/>
            <w:rPrChange w:id="52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-1</w:t>
        </w:r>
      </w:ins>
      <w:ins w:id="523" w:author="Мария Куклева" w:date="2026-05-31T19:55:00Z" w16du:dateUtc="2026-05-31T16:55:00Z">
        <w:r w:rsidR="00C02D68" w:rsidRPr="002F32EB">
          <w:rPr>
            <w:color w:val="535353" w:themeColor="background2"/>
            <w:rPrChange w:id="52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3</w:t>
        </w:r>
      </w:ins>
      <w:ins w:id="525" w:author="Мария Куклева" w:date="2026-05-31T19:39:00Z" w16du:dateUtc="2026-05-31T16:39:00Z">
        <w:r w:rsidRPr="002F32EB">
          <w:rPr>
            <w:color w:val="535353" w:themeColor="background2"/>
            <w:rPrChange w:id="52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527" w:author="Мария Куклева" w:date="2026-05-31T19:26:00Z" w16du:dateUtc="2026-05-31T16:26:00Z">
        <w:r w:rsidR="00511984" w:rsidRPr="002F32EB">
          <w:rPr>
            <w:color w:val="535353" w:themeColor="background2"/>
            <w:rPrChange w:id="52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видеть общую сумму заказа и её состав (цена товаров, доставка, скидка), чтобы понимать итоговую стоимость.</w:t>
        </w:r>
      </w:ins>
    </w:p>
    <w:p w14:paraId="1CC3DEE6" w14:textId="3C2F6507" w:rsidR="00511984" w:rsidRPr="002F32EB" w:rsidRDefault="00FA1329">
      <w:pPr>
        <w:rPr>
          <w:ins w:id="529" w:author="Мария Куклева" w:date="2026-05-31T19:26:00Z" w16du:dateUtc="2026-05-31T16:26:00Z"/>
          <w:color w:val="535353" w:themeColor="background2"/>
          <w:rPrChange w:id="530" w:author="Мария Куклева" w:date="2026-06-02T23:12:00Z" w16du:dateUtc="2026-06-02T20:12:00Z">
            <w:rPr>
              <w:ins w:id="531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532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533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534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53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-1</w:t>
        </w:r>
      </w:ins>
      <w:ins w:id="536" w:author="Мария Куклева" w:date="2026-05-31T19:55:00Z" w16du:dateUtc="2026-05-31T16:55:00Z">
        <w:r w:rsidR="00C02D68" w:rsidRPr="002F32EB">
          <w:rPr>
            <w:color w:val="535353" w:themeColor="background2"/>
            <w:rPrChange w:id="53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4</w:t>
        </w:r>
      </w:ins>
      <w:ins w:id="538" w:author="Мария Куклева" w:date="2026-05-31T19:39:00Z" w16du:dateUtc="2026-05-31T16:39:00Z">
        <w:r w:rsidRPr="002F32EB">
          <w:rPr>
            <w:color w:val="535353" w:themeColor="background2"/>
            <w:rPrChange w:id="53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540" w:author="Мария Куклева" w:date="2026-05-31T19:26:00Z" w16du:dateUtc="2026-05-31T16:26:00Z">
        <w:r w:rsidR="00511984" w:rsidRPr="002F32EB">
          <w:rPr>
            <w:color w:val="535353" w:themeColor="background2"/>
            <w:rPrChange w:id="54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ввести промокод для получения скидки, чтобы сэкономить.</w:t>
        </w:r>
      </w:ins>
    </w:p>
    <w:p w14:paraId="214AD30E" w14:textId="0BD49D31" w:rsidR="00511984" w:rsidRPr="002F32EB" w:rsidRDefault="00FA1329">
      <w:pPr>
        <w:rPr>
          <w:ins w:id="542" w:author="Мария Куклева" w:date="2026-05-31T19:26:00Z" w16du:dateUtc="2026-05-31T16:26:00Z"/>
          <w:color w:val="535353" w:themeColor="background2"/>
          <w:rPrChange w:id="543" w:author="Мария Куклева" w:date="2026-06-02T23:12:00Z" w16du:dateUtc="2026-06-02T20:12:00Z">
            <w:rPr>
              <w:ins w:id="544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545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546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547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54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-1</w:t>
        </w:r>
      </w:ins>
      <w:ins w:id="549" w:author="Мария Куклева" w:date="2026-05-31T19:55:00Z" w16du:dateUtc="2026-05-31T16:55:00Z">
        <w:r w:rsidR="00C02D68" w:rsidRPr="002F32EB">
          <w:rPr>
            <w:color w:val="535353" w:themeColor="background2"/>
            <w:rPrChange w:id="550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5</w:t>
        </w:r>
      </w:ins>
      <w:ins w:id="551" w:author="Мария Куклева" w:date="2026-05-31T19:39:00Z" w16du:dateUtc="2026-05-31T16:39:00Z">
        <w:r w:rsidRPr="002F32EB">
          <w:rPr>
            <w:color w:val="535353" w:themeColor="background2"/>
            <w:rPrChange w:id="55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553" w:author="Мария Куклева" w:date="2026-05-31T19:26:00Z" w16du:dateUtc="2026-05-31T16:26:00Z">
        <w:r w:rsidR="00511984" w:rsidRPr="002F32EB">
          <w:rPr>
            <w:color w:val="535353" w:themeColor="background2"/>
            <w:rPrChange w:id="55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нажать кнопку «Удалить всё» серого цвета, чтобы быстро очистить корзину.</w:t>
        </w:r>
      </w:ins>
    </w:p>
    <w:p w14:paraId="4E8F8E16" w14:textId="778FA8A8" w:rsidR="00511984" w:rsidRPr="002F32EB" w:rsidRDefault="00FA1329">
      <w:pPr>
        <w:rPr>
          <w:ins w:id="555" w:author="Мария Куклева" w:date="2026-05-31T19:26:00Z" w16du:dateUtc="2026-05-31T16:26:00Z"/>
          <w:color w:val="535353" w:themeColor="background2"/>
          <w:rPrChange w:id="556" w:author="Мария Куклева" w:date="2026-06-02T23:12:00Z" w16du:dateUtc="2026-06-02T20:12:00Z">
            <w:rPr>
              <w:ins w:id="557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558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559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560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56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-1</w:t>
        </w:r>
      </w:ins>
      <w:ins w:id="562" w:author="Мария Куклева" w:date="2026-05-31T19:55:00Z" w16du:dateUtc="2026-05-31T16:55:00Z">
        <w:r w:rsidR="00C02D68" w:rsidRPr="002F32EB">
          <w:rPr>
            <w:color w:val="535353" w:themeColor="background2"/>
            <w:rPrChange w:id="56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6</w:t>
        </w:r>
      </w:ins>
      <w:ins w:id="564" w:author="Мария Куклева" w:date="2026-05-31T19:39:00Z" w16du:dateUtc="2026-05-31T16:39:00Z">
        <w:r w:rsidRPr="002F32EB">
          <w:rPr>
            <w:color w:val="535353" w:themeColor="background2"/>
            <w:rPrChange w:id="56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566" w:author="Мария Куклева" w:date="2026-05-31T19:26:00Z" w16du:dateUtc="2026-05-31T16:26:00Z">
        <w:r w:rsidR="00511984" w:rsidRPr="002F32EB">
          <w:rPr>
            <w:color w:val="535353" w:themeColor="background2"/>
            <w:rPrChange w:id="56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заполнять данные доставки с автоматической проверкой (валидацией телефона, адреса, email), чтобы избежать ошибок.</w:t>
        </w:r>
      </w:ins>
    </w:p>
    <w:p w14:paraId="744ABF33" w14:textId="6F7FAD33" w:rsidR="00511984" w:rsidRPr="002F32EB" w:rsidRDefault="00FA1329">
      <w:pPr>
        <w:rPr>
          <w:ins w:id="568" w:author="Мария Куклева" w:date="2026-05-31T19:26:00Z" w16du:dateUtc="2026-05-31T16:26:00Z"/>
          <w:color w:val="535353" w:themeColor="background2"/>
          <w:rPrChange w:id="569" w:author="Мария Куклева" w:date="2026-06-02T23:12:00Z" w16du:dateUtc="2026-06-02T20:12:00Z">
            <w:rPr>
              <w:ins w:id="570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571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572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573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57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-1</w:t>
        </w:r>
      </w:ins>
      <w:ins w:id="575" w:author="Мария Куклева" w:date="2026-05-31T19:56:00Z" w16du:dateUtc="2026-05-31T16:56:00Z">
        <w:r w:rsidR="00C02D68" w:rsidRPr="002F32EB">
          <w:rPr>
            <w:color w:val="535353" w:themeColor="background2"/>
            <w:rPrChange w:id="57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7</w:t>
        </w:r>
      </w:ins>
      <w:ins w:id="577" w:author="Мария Куклева" w:date="2026-05-31T19:39:00Z" w16du:dateUtc="2026-05-31T16:39:00Z">
        <w:r w:rsidRPr="002F32EB">
          <w:rPr>
            <w:color w:val="535353" w:themeColor="background2"/>
            <w:rPrChange w:id="57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579" w:author="Мария Куклева" w:date="2026-05-31T19:26:00Z" w16du:dateUtc="2026-05-31T16:26:00Z">
        <w:r w:rsidR="00511984" w:rsidRPr="002F32EB">
          <w:rPr>
            <w:color w:val="535353" w:themeColor="background2"/>
            <w:rPrChange w:id="580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(Андрей) хочу выбирать варианты доставки (самовывоз, доставка по городу, межгород), чтобы получить заказ удобным способом.</w:t>
        </w:r>
      </w:ins>
    </w:p>
    <w:p w14:paraId="7296063A" w14:textId="6831652D" w:rsidR="00511984" w:rsidRPr="002F32EB" w:rsidRDefault="00FA1329">
      <w:pPr>
        <w:rPr>
          <w:ins w:id="581" w:author="Мария Куклева" w:date="2026-05-31T19:26:00Z" w16du:dateUtc="2026-05-31T16:26:00Z"/>
          <w:color w:val="535353" w:themeColor="background2"/>
          <w:rPrChange w:id="582" w:author="Мария Куклева" w:date="2026-06-02T23:12:00Z" w16du:dateUtc="2026-06-02T20:12:00Z">
            <w:rPr>
              <w:ins w:id="583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584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585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586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58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588" w:author="Мария Куклева" w:date="2026-05-31T19:56:00Z" w16du:dateUtc="2026-05-31T16:56:00Z">
        <w:r w:rsidR="00C02D68" w:rsidRPr="002F32EB">
          <w:rPr>
            <w:color w:val="535353" w:themeColor="background2"/>
            <w:rPrChange w:id="58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18</w:t>
        </w:r>
      </w:ins>
      <w:ins w:id="590" w:author="Мария Куклева" w:date="2026-05-31T19:39:00Z" w16du:dateUtc="2026-05-31T16:39:00Z">
        <w:r w:rsidRPr="002F32EB">
          <w:rPr>
            <w:color w:val="535353" w:themeColor="background2"/>
            <w:rPrChange w:id="59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592" w:author="Мария Куклева" w:date="2026-05-31T19:26:00Z" w16du:dateUtc="2026-05-31T16:26:00Z">
        <w:r w:rsidR="00511984" w:rsidRPr="002F32EB">
          <w:rPr>
            <w:color w:val="535353" w:themeColor="background2"/>
            <w:rPrChange w:id="59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выбирать конкретную точку самовывоза на карте, чтобы забрать заказ рядом с домом или работой.</w:t>
        </w:r>
      </w:ins>
    </w:p>
    <w:p w14:paraId="0079E545" w14:textId="4D1597B5" w:rsidR="00511984" w:rsidRPr="002F32EB" w:rsidRDefault="00FA1329">
      <w:pPr>
        <w:rPr>
          <w:ins w:id="594" w:author="Мария Куклева" w:date="2026-05-31T19:26:00Z" w16du:dateUtc="2026-05-31T16:26:00Z"/>
          <w:color w:val="535353" w:themeColor="background2"/>
          <w:rPrChange w:id="595" w:author="Мария Куклева" w:date="2026-06-02T23:12:00Z" w16du:dateUtc="2026-06-02T20:12:00Z">
            <w:rPr>
              <w:ins w:id="596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597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598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599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600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601" w:author="Мария Куклева" w:date="2026-05-31T19:56:00Z" w16du:dateUtc="2026-05-31T16:56:00Z">
        <w:r w:rsidR="00C02D68" w:rsidRPr="002F32EB">
          <w:rPr>
            <w:color w:val="535353" w:themeColor="background2"/>
            <w:rPrChange w:id="60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19</w:t>
        </w:r>
      </w:ins>
      <w:ins w:id="603" w:author="Мария Куклева" w:date="2026-05-31T19:39:00Z" w16du:dateUtc="2026-05-31T16:39:00Z">
        <w:r w:rsidRPr="002F32EB">
          <w:rPr>
            <w:color w:val="535353" w:themeColor="background2"/>
            <w:rPrChange w:id="60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605" w:author="Мария Куклева" w:date="2026-05-31T19:26:00Z" w16du:dateUtc="2026-05-31T16:26:00Z">
        <w:r w:rsidR="00511984" w:rsidRPr="002F32EB">
          <w:rPr>
            <w:color w:val="535353" w:themeColor="background2"/>
            <w:rPrChange w:id="60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видеть информацию о минимальной сумме заказа для разных типов доставки, чтобы планировать покупку.</w:t>
        </w:r>
      </w:ins>
    </w:p>
    <w:p w14:paraId="5F5D47D4" w14:textId="7DB71A55" w:rsidR="00511984" w:rsidRPr="002F32EB" w:rsidRDefault="00FA1329">
      <w:pPr>
        <w:rPr>
          <w:ins w:id="607" w:author="Мария Куклева" w:date="2026-05-31T19:26:00Z" w16du:dateUtc="2026-05-31T16:26:00Z"/>
          <w:color w:val="535353" w:themeColor="background2"/>
          <w:rPrChange w:id="608" w:author="Мария Куклева" w:date="2026-06-02T23:12:00Z" w16du:dateUtc="2026-06-02T20:12:00Z">
            <w:rPr>
              <w:ins w:id="609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610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611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612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61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614" w:author="Мария Куклева" w:date="2026-05-31T19:45:00Z" w16du:dateUtc="2026-05-31T16:45:00Z">
        <w:r w:rsidRPr="002F32EB">
          <w:rPr>
            <w:color w:val="535353" w:themeColor="background2"/>
            <w:rPrChange w:id="615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2</w:t>
        </w:r>
      </w:ins>
      <w:ins w:id="616" w:author="Мария Куклева" w:date="2026-05-31T19:56:00Z" w16du:dateUtc="2026-05-31T16:56:00Z">
        <w:r w:rsidR="00C02D68" w:rsidRPr="002F32EB">
          <w:rPr>
            <w:color w:val="535353" w:themeColor="background2"/>
            <w:rPrChange w:id="61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0</w:t>
        </w:r>
      </w:ins>
      <w:ins w:id="618" w:author="Мария Куклева" w:date="2026-05-31T19:39:00Z" w16du:dateUtc="2026-05-31T16:39:00Z">
        <w:r w:rsidRPr="002F32EB">
          <w:rPr>
            <w:color w:val="535353" w:themeColor="background2"/>
            <w:rPrChange w:id="61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620" w:author="Мария Куклева" w:date="2026-05-31T19:26:00Z" w16du:dateUtc="2026-05-31T16:26:00Z">
        <w:r w:rsidR="00511984" w:rsidRPr="002F32EB">
          <w:rPr>
            <w:color w:val="535353" w:themeColor="background2"/>
            <w:rPrChange w:id="62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заказать услуги сборки мебели и подъёма на этаж при оформлении заказа, чтобы повысить удобство.</w:t>
        </w:r>
      </w:ins>
    </w:p>
    <w:p w14:paraId="18997FF6" w14:textId="2A059B3E" w:rsidR="00511984" w:rsidRPr="002F32EB" w:rsidRDefault="00FA1329">
      <w:pPr>
        <w:rPr>
          <w:ins w:id="622" w:author="Мария Куклева" w:date="2026-05-31T19:26:00Z" w16du:dateUtc="2026-05-31T16:26:00Z"/>
          <w:color w:val="535353" w:themeColor="background2"/>
          <w:rPrChange w:id="623" w:author="Мария Куклева" w:date="2026-06-02T23:12:00Z" w16du:dateUtc="2026-06-02T20:12:00Z">
            <w:rPr>
              <w:ins w:id="624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625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626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627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62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629" w:author="Мария Куклева" w:date="2026-05-31T19:45:00Z" w16du:dateUtc="2026-05-31T16:45:00Z">
        <w:r w:rsidRPr="00D417F6">
          <w:rPr>
            <w:color w:val="535353" w:themeColor="background2"/>
            <w:rPrChange w:id="630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2</w:t>
        </w:r>
      </w:ins>
      <w:ins w:id="631" w:author="Мария Куклева" w:date="2026-05-31T19:56:00Z" w16du:dateUtc="2026-05-31T16:56:00Z">
        <w:r w:rsidR="00C02D68" w:rsidRPr="002F32EB">
          <w:rPr>
            <w:color w:val="535353" w:themeColor="background2"/>
            <w:rPrChange w:id="63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1</w:t>
        </w:r>
      </w:ins>
      <w:ins w:id="633" w:author="Мария Куклева" w:date="2026-05-31T19:39:00Z" w16du:dateUtc="2026-05-31T16:39:00Z">
        <w:r w:rsidRPr="002F32EB">
          <w:rPr>
            <w:color w:val="535353" w:themeColor="background2"/>
            <w:rPrChange w:id="63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635" w:author="Мария Куклева" w:date="2026-05-31T19:26:00Z" w16du:dateUtc="2026-05-31T16:26:00Z">
        <w:r w:rsidR="00511984" w:rsidRPr="002F32EB">
          <w:rPr>
            <w:color w:val="535353" w:themeColor="background2"/>
            <w:rPrChange w:id="63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выбирать способ оплаты через радиокнопки (только один вариант), чтобы случайно не выбрать оба.</w:t>
        </w:r>
      </w:ins>
    </w:p>
    <w:p w14:paraId="53CECD8B" w14:textId="18C59C89" w:rsidR="00511984" w:rsidRPr="002F32EB" w:rsidRDefault="00FA1329">
      <w:pPr>
        <w:rPr>
          <w:ins w:id="637" w:author="Мария Куклева" w:date="2026-05-31T19:26:00Z" w16du:dateUtc="2026-05-31T16:26:00Z"/>
          <w:color w:val="535353" w:themeColor="background2"/>
          <w:rPrChange w:id="638" w:author="Мария Куклева" w:date="2026-06-02T23:12:00Z" w16du:dateUtc="2026-06-02T20:12:00Z">
            <w:rPr>
              <w:ins w:id="639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640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641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642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64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644" w:author="Мария Куклева" w:date="2026-05-31T19:45:00Z" w16du:dateUtc="2026-05-31T16:45:00Z">
        <w:r w:rsidRPr="002F32EB">
          <w:rPr>
            <w:color w:val="535353" w:themeColor="background2"/>
            <w:rPrChange w:id="645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2</w:t>
        </w:r>
      </w:ins>
      <w:ins w:id="646" w:author="Мария Куклева" w:date="2026-05-31T19:56:00Z" w16du:dateUtc="2026-05-31T16:56:00Z">
        <w:r w:rsidR="00C02D68" w:rsidRPr="002F32EB">
          <w:rPr>
            <w:color w:val="535353" w:themeColor="background2"/>
            <w:rPrChange w:id="64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2</w:t>
        </w:r>
      </w:ins>
      <w:ins w:id="648" w:author="Мария Куклева" w:date="2026-05-31T19:39:00Z" w16du:dateUtc="2026-05-31T16:39:00Z">
        <w:r w:rsidRPr="002F32EB">
          <w:rPr>
            <w:color w:val="535353" w:themeColor="background2"/>
            <w:rPrChange w:id="64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650" w:author="Мария Куклева" w:date="2026-05-31T19:26:00Z" w16du:dateUtc="2026-05-31T16:26:00Z">
        <w:r w:rsidR="00511984" w:rsidRPr="002F32EB">
          <w:rPr>
            <w:color w:val="535353" w:themeColor="background2"/>
            <w:rPrChange w:id="65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оплачивать заказ картой прямо на сайте, без перенаправления на внешний сервис, чтобы не переживать за утечку данных.</w:t>
        </w:r>
      </w:ins>
    </w:p>
    <w:p w14:paraId="3FB02AC8" w14:textId="7D62F8AE" w:rsidR="00511984" w:rsidRPr="002F32EB" w:rsidRDefault="00FA1329">
      <w:pPr>
        <w:rPr>
          <w:ins w:id="652" w:author="Мария Куклева" w:date="2026-05-31T19:26:00Z" w16du:dateUtc="2026-05-31T16:26:00Z"/>
          <w:color w:val="535353" w:themeColor="background2"/>
          <w:rPrChange w:id="653" w:author="Мария Куклева" w:date="2026-06-02T23:12:00Z" w16du:dateUtc="2026-06-02T20:12:00Z">
            <w:rPr>
              <w:ins w:id="654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655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656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657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65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659" w:author="Мария Куклева" w:date="2026-05-31T19:45:00Z" w16du:dateUtc="2026-05-31T16:45:00Z">
        <w:r w:rsidRPr="00D417F6">
          <w:rPr>
            <w:color w:val="535353" w:themeColor="background2"/>
            <w:rPrChange w:id="660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2</w:t>
        </w:r>
      </w:ins>
      <w:ins w:id="661" w:author="Мария Куклева" w:date="2026-05-31T19:56:00Z" w16du:dateUtc="2026-05-31T16:56:00Z">
        <w:r w:rsidR="00C02D68" w:rsidRPr="002F32EB">
          <w:rPr>
            <w:color w:val="535353" w:themeColor="background2"/>
            <w:rPrChange w:id="66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3</w:t>
        </w:r>
      </w:ins>
      <w:ins w:id="663" w:author="Мария Куклева" w:date="2026-05-31T19:39:00Z" w16du:dateUtc="2026-05-31T16:39:00Z">
        <w:r w:rsidRPr="002F32EB">
          <w:rPr>
            <w:color w:val="535353" w:themeColor="background2"/>
            <w:rPrChange w:id="66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665" w:author="Мария Куклева" w:date="2026-05-31T19:26:00Z" w16du:dateUtc="2026-05-31T16:26:00Z">
        <w:r w:rsidR="00511984" w:rsidRPr="002F32EB">
          <w:rPr>
            <w:color w:val="535353" w:themeColor="background2"/>
            <w:rPrChange w:id="66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получать чек об оплате на email и в SMS, чтобы иметь подтверждение.</w:t>
        </w:r>
      </w:ins>
    </w:p>
    <w:p w14:paraId="646619F7" w14:textId="1272476D" w:rsidR="00511984" w:rsidRPr="002F32EB" w:rsidRDefault="00FA1329">
      <w:pPr>
        <w:rPr>
          <w:ins w:id="667" w:author="Мария Куклева" w:date="2026-05-31T19:26:00Z" w16du:dateUtc="2026-05-31T16:26:00Z"/>
          <w:color w:val="535353" w:themeColor="background2"/>
          <w:rPrChange w:id="668" w:author="Мария Куклева" w:date="2026-06-02T23:12:00Z" w16du:dateUtc="2026-06-02T20:12:00Z">
            <w:rPr>
              <w:ins w:id="669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670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671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672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67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674" w:author="Мария Куклева" w:date="2026-05-31T19:45:00Z" w16du:dateUtc="2026-05-31T16:45:00Z">
        <w:r w:rsidRPr="00D417F6">
          <w:rPr>
            <w:color w:val="535353" w:themeColor="background2"/>
            <w:rPrChange w:id="675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2</w:t>
        </w:r>
      </w:ins>
      <w:ins w:id="676" w:author="Мария Куклева" w:date="2026-05-31T19:56:00Z" w16du:dateUtc="2026-05-31T16:56:00Z">
        <w:r w:rsidR="00C02D68" w:rsidRPr="002F32EB">
          <w:rPr>
            <w:color w:val="535353" w:themeColor="background2"/>
            <w:rPrChange w:id="67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4</w:t>
        </w:r>
      </w:ins>
      <w:ins w:id="678" w:author="Мария Куклева" w:date="2026-05-31T19:39:00Z" w16du:dateUtc="2026-05-31T16:39:00Z">
        <w:r w:rsidRPr="002F32EB">
          <w:rPr>
            <w:color w:val="535353" w:themeColor="background2"/>
            <w:rPrChange w:id="67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680" w:author="Мария Куклева" w:date="2026-05-31T19:26:00Z" w16du:dateUtc="2026-05-31T16:26:00Z">
        <w:r w:rsidR="00511984" w:rsidRPr="002F32EB">
          <w:rPr>
            <w:color w:val="535353" w:themeColor="background2"/>
            <w:rPrChange w:id="68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нажать кнопку «Оплатить» зелёного цвета, чтобы оплатить заказ.</w:t>
        </w:r>
      </w:ins>
    </w:p>
    <w:p w14:paraId="3BFEF45E" w14:textId="79C65ACA" w:rsidR="00511984" w:rsidRPr="002F32EB" w:rsidRDefault="00FA1329">
      <w:pPr>
        <w:rPr>
          <w:ins w:id="682" w:author="Мария Куклева" w:date="2026-05-31T19:26:00Z" w16du:dateUtc="2026-05-31T16:26:00Z"/>
          <w:color w:val="535353" w:themeColor="background2"/>
          <w:rPrChange w:id="683" w:author="Мария Куклева" w:date="2026-06-02T23:12:00Z" w16du:dateUtc="2026-06-02T20:12:00Z">
            <w:rPr>
              <w:ins w:id="684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685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686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687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68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689" w:author="Мария Куклева" w:date="2026-05-31T19:45:00Z" w16du:dateUtc="2026-05-31T16:45:00Z">
        <w:r w:rsidRPr="00D417F6">
          <w:rPr>
            <w:color w:val="535353" w:themeColor="background2"/>
            <w:rPrChange w:id="690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2</w:t>
        </w:r>
      </w:ins>
      <w:ins w:id="691" w:author="Мария Куклева" w:date="2026-05-31T19:56:00Z" w16du:dateUtc="2026-05-31T16:56:00Z">
        <w:r w:rsidR="00C02D68" w:rsidRPr="002F32EB">
          <w:rPr>
            <w:color w:val="535353" w:themeColor="background2"/>
            <w:rPrChange w:id="69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5</w:t>
        </w:r>
      </w:ins>
      <w:ins w:id="693" w:author="Мария Куклева" w:date="2026-05-31T19:39:00Z" w16du:dateUtc="2026-05-31T16:39:00Z">
        <w:r w:rsidRPr="002F32EB">
          <w:rPr>
            <w:color w:val="535353" w:themeColor="background2"/>
            <w:rPrChange w:id="69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.</w:t>
        </w:r>
      </w:ins>
      <w:ins w:id="695" w:author="Мария Куклева" w:date="2026-05-31T19:45:00Z" w16du:dateUtc="2026-05-31T16:45:00Z">
        <w:r w:rsidRPr="002F32EB">
          <w:rPr>
            <w:color w:val="535353" w:themeColor="background2"/>
            <w:rPrChange w:id="696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 xml:space="preserve"> </w:t>
        </w:r>
      </w:ins>
      <w:ins w:id="697" w:author="Мария Куклева" w:date="2026-05-31T19:26:00Z" w16du:dateUtc="2026-05-31T16:26:00Z">
        <w:r w:rsidR="00511984" w:rsidRPr="002F32EB">
          <w:rPr>
            <w:color w:val="535353" w:themeColor="background2"/>
            <w:rPrChange w:id="69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получать автоматическое подтверждение заказа сразу после оформления (по email/SMS), чтобы не ждать звонка.</w:t>
        </w:r>
      </w:ins>
    </w:p>
    <w:p w14:paraId="3EF1999C" w14:textId="12FAB24A" w:rsidR="00511984" w:rsidRPr="002F32EB" w:rsidRDefault="00FA1329">
      <w:pPr>
        <w:rPr>
          <w:ins w:id="699" w:author="Мария Куклева" w:date="2026-05-31T19:26:00Z" w16du:dateUtc="2026-05-31T16:26:00Z"/>
          <w:color w:val="535353" w:themeColor="background2"/>
          <w:rPrChange w:id="700" w:author="Мария Куклева" w:date="2026-06-02T23:12:00Z" w16du:dateUtc="2026-06-02T20:12:00Z">
            <w:rPr>
              <w:ins w:id="701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702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703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704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70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706" w:author="Мария Куклева" w:date="2026-05-31T19:45:00Z" w16du:dateUtc="2026-05-31T16:45:00Z">
        <w:r w:rsidRPr="00D417F6">
          <w:rPr>
            <w:color w:val="535353" w:themeColor="background2"/>
            <w:rPrChange w:id="707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2</w:t>
        </w:r>
      </w:ins>
      <w:ins w:id="708" w:author="Мария Куклева" w:date="2026-05-31T19:56:00Z" w16du:dateUtc="2026-05-31T16:56:00Z">
        <w:r w:rsidR="00C02D68" w:rsidRPr="002F32EB">
          <w:rPr>
            <w:color w:val="535353" w:themeColor="background2"/>
            <w:rPrChange w:id="70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6</w:t>
        </w:r>
      </w:ins>
      <w:ins w:id="710" w:author="Мария Куклева" w:date="2026-05-31T19:39:00Z" w16du:dateUtc="2026-05-31T16:39:00Z">
        <w:r w:rsidRPr="002F32EB">
          <w:rPr>
            <w:color w:val="535353" w:themeColor="background2"/>
            <w:rPrChange w:id="71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712" w:author="Мария Куклева" w:date="2026-05-31T19:26:00Z" w16du:dateUtc="2026-05-31T16:26:00Z">
        <w:r w:rsidR="00511984" w:rsidRPr="002F32EB">
          <w:rPr>
            <w:color w:val="535353" w:themeColor="background2"/>
            <w:rPrChange w:id="71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видеть номер заказа на экране сразу после оформления, чтобы иметь возможность его отслеживать.</w:t>
        </w:r>
      </w:ins>
    </w:p>
    <w:p w14:paraId="559EB8E2" w14:textId="5C372342" w:rsidR="00511984" w:rsidRPr="002F32EB" w:rsidRDefault="00FA1329">
      <w:pPr>
        <w:rPr>
          <w:ins w:id="714" w:author="Мария Куклева" w:date="2026-05-31T19:26:00Z" w16du:dateUtc="2026-05-31T16:26:00Z"/>
          <w:color w:val="535353" w:themeColor="background2"/>
          <w:rPrChange w:id="715" w:author="Мария Куклева" w:date="2026-06-02T23:12:00Z" w16du:dateUtc="2026-06-02T20:12:00Z">
            <w:rPr>
              <w:ins w:id="716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717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718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719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720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721" w:author="Мария Куклева" w:date="2026-05-31T19:45:00Z" w16du:dateUtc="2026-05-31T16:45:00Z">
        <w:r w:rsidRPr="00D417F6">
          <w:rPr>
            <w:color w:val="535353" w:themeColor="background2"/>
            <w:rPrChange w:id="722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2</w:t>
        </w:r>
      </w:ins>
      <w:ins w:id="723" w:author="Мария Куклева" w:date="2026-05-31T19:56:00Z" w16du:dateUtc="2026-05-31T16:56:00Z">
        <w:r w:rsidR="00C02D68" w:rsidRPr="002F32EB">
          <w:rPr>
            <w:color w:val="535353" w:themeColor="background2"/>
            <w:rPrChange w:id="72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7</w:t>
        </w:r>
      </w:ins>
      <w:ins w:id="725" w:author="Мария Куклева" w:date="2026-05-31T19:39:00Z" w16du:dateUtc="2026-05-31T16:39:00Z">
        <w:r w:rsidRPr="002F32EB">
          <w:rPr>
            <w:color w:val="535353" w:themeColor="background2"/>
            <w:rPrChange w:id="72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727" w:author="Мария Куклева" w:date="2026-05-31T19:26:00Z" w16du:dateUtc="2026-05-31T16:26:00Z">
        <w:r w:rsidR="00511984" w:rsidRPr="002F32EB">
          <w:rPr>
            <w:color w:val="535353" w:themeColor="background2"/>
            <w:rPrChange w:id="72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видеть историю своих заказов с их статусами, чтобы отслеживать предыдущие покупки.</w:t>
        </w:r>
      </w:ins>
    </w:p>
    <w:p w14:paraId="45278D51" w14:textId="34B92195" w:rsidR="00511984" w:rsidRPr="002F32EB" w:rsidRDefault="00FA1329">
      <w:pPr>
        <w:rPr>
          <w:ins w:id="729" w:author="Мария Куклева" w:date="2026-05-31T19:26:00Z" w16du:dateUtc="2026-05-31T16:26:00Z"/>
          <w:color w:val="535353" w:themeColor="background2"/>
          <w:rPrChange w:id="730" w:author="Мария Куклева" w:date="2026-06-02T23:12:00Z" w16du:dateUtc="2026-06-02T20:12:00Z">
            <w:rPr>
              <w:ins w:id="731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732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733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734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73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736" w:author="Мария Куклева" w:date="2026-05-31T19:56:00Z" w16du:dateUtc="2026-05-31T16:56:00Z">
        <w:r w:rsidR="00C02D68" w:rsidRPr="002F32EB">
          <w:rPr>
            <w:color w:val="535353" w:themeColor="background2"/>
            <w:rPrChange w:id="73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28</w:t>
        </w:r>
      </w:ins>
      <w:ins w:id="738" w:author="Мария Куклева" w:date="2026-05-31T19:39:00Z" w16du:dateUtc="2026-05-31T16:39:00Z">
        <w:r w:rsidRPr="002F32EB">
          <w:rPr>
            <w:color w:val="535353" w:themeColor="background2"/>
            <w:rPrChange w:id="73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740" w:author="Мария Куклева" w:date="2026-05-31T19:26:00Z" w16du:dateUtc="2026-05-31T16:26:00Z">
        <w:r w:rsidR="00511984" w:rsidRPr="002F32EB">
          <w:rPr>
            <w:color w:val="535353" w:themeColor="background2"/>
            <w:rPrChange w:id="74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видеть детали заказа (состав, статус, дату доставки), чтобы знать, на каком этапе мой заказ.</w:t>
        </w:r>
      </w:ins>
    </w:p>
    <w:p w14:paraId="196546C0" w14:textId="7DE3B118" w:rsidR="00511984" w:rsidRPr="002F32EB" w:rsidRDefault="00FA1329">
      <w:pPr>
        <w:rPr>
          <w:ins w:id="742" w:author="Мария Куклева" w:date="2026-05-31T19:26:00Z" w16du:dateUtc="2026-05-31T16:26:00Z"/>
          <w:color w:val="535353" w:themeColor="background2"/>
          <w:rPrChange w:id="743" w:author="Мария Куклева" w:date="2026-06-02T23:12:00Z" w16du:dateUtc="2026-06-02T20:12:00Z">
            <w:rPr>
              <w:ins w:id="744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745" w:author="Мария Куклева" w:date="2026-05-31T19:39:00Z" w16du:dateUtc="2026-05-31T16:39:00Z">
          <w:pPr>
            <w:numPr>
              <w:numId w:val="9"/>
            </w:numPr>
            <w:ind w:left="720" w:hanging="360"/>
          </w:pPr>
        </w:pPrChange>
      </w:pPr>
      <w:ins w:id="746" w:author="Мария Куклева" w:date="2026-05-31T19:39:00Z" w16du:dateUtc="2026-05-31T16:39:00Z">
        <w:r w:rsidRPr="002F32EB">
          <w:rPr>
            <w:color w:val="535353" w:themeColor="background2"/>
            <w:lang w:val="en-US"/>
            <w:rPrChange w:id="747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74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749" w:author="Мария Куклева" w:date="2026-05-31T19:56:00Z" w16du:dateUtc="2026-05-31T16:56:00Z">
        <w:r w:rsidR="00C02D68" w:rsidRPr="002F32EB">
          <w:rPr>
            <w:color w:val="535353" w:themeColor="background2"/>
            <w:rPrChange w:id="750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29</w:t>
        </w:r>
      </w:ins>
      <w:ins w:id="751" w:author="Мария Куклева" w:date="2026-05-31T19:39:00Z" w16du:dateUtc="2026-05-31T16:39:00Z">
        <w:r w:rsidRPr="002F32EB">
          <w:rPr>
            <w:color w:val="535353" w:themeColor="background2"/>
            <w:rPrChange w:id="75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753" w:author="Мария Куклева" w:date="2026-05-31T19:26:00Z" w16du:dateUtc="2026-05-31T16:26:00Z">
        <w:r w:rsidR="00511984" w:rsidRPr="002F32EB">
          <w:rPr>
            <w:color w:val="535353" w:themeColor="background2"/>
            <w:rPrChange w:id="754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нажать кнопку «Повторить заказ», чтобы автоматически добавить все товары из прошлого заказа в корзину.</w:t>
        </w:r>
      </w:ins>
    </w:p>
    <w:p w14:paraId="5D5803EC" w14:textId="7E5966BE" w:rsidR="00511984" w:rsidRPr="002F32EB" w:rsidRDefault="00FA1329">
      <w:pPr>
        <w:rPr>
          <w:ins w:id="755" w:author="Мария Куклева" w:date="2026-05-31T19:26:00Z" w16du:dateUtc="2026-05-31T16:26:00Z"/>
          <w:color w:val="535353" w:themeColor="background2"/>
          <w:rPrChange w:id="756" w:author="Мария Куклева" w:date="2026-06-02T23:12:00Z" w16du:dateUtc="2026-06-02T20:12:00Z">
            <w:rPr>
              <w:ins w:id="757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758" w:author="Мария Куклева" w:date="2026-05-31T19:40:00Z" w16du:dateUtc="2026-05-31T16:40:00Z">
          <w:pPr>
            <w:numPr>
              <w:numId w:val="9"/>
            </w:numPr>
            <w:ind w:left="720" w:hanging="360"/>
          </w:pPr>
        </w:pPrChange>
      </w:pPr>
      <w:ins w:id="759" w:author="Мария Куклева" w:date="2026-05-31T19:40:00Z" w16du:dateUtc="2026-05-31T16:40:00Z">
        <w:r w:rsidRPr="002F32EB">
          <w:rPr>
            <w:color w:val="535353" w:themeColor="background2"/>
            <w:lang w:val="en-US"/>
            <w:rPrChange w:id="760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lastRenderedPageBreak/>
          <w:t>US</w:t>
        </w:r>
        <w:r w:rsidRPr="002F32EB">
          <w:rPr>
            <w:color w:val="535353" w:themeColor="background2"/>
            <w:rPrChange w:id="76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762" w:author="Мария Куклева" w:date="2026-05-31T19:46:00Z" w16du:dateUtc="2026-05-31T16:46:00Z">
        <w:r w:rsidRPr="00D417F6">
          <w:rPr>
            <w:color w:val="535353" w:themeColor="background2"/>
            <w:rPrChange w:id="763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3</w:t>
        </w:r>
      </w:ins>
      <w:ins w:id="764" w:author="Мария Куклева" w:date="2026-05-31T19:56:00Z" w16du:dateUtc="2026-05-31T16:56:00Z">
        <w:r w:rsidR="00C02D68" w:rsidRPr="002F32EB">
          <w:rPr>
            <w:color w:val="535353" w:themeColor="background2"/>
            <w:rPrChange w:id="76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0</w:t>
        </w:r>
      </w:ins>
      <w:ins w:id="766" w:author="Мария Куклева" w:date="2026-05-31T19:40:00Z" w16du:dateUtc="2026-05-31T16:40:00Z">
        <w:r w:rsidRPr="002F32EB">
          <w:rPr>
            <w:color w:val="535353" w:themeColor="background2"/>
            <w:rPrChange w:id="76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768" w:author="Мария Куклева" w:date="2026-05-31T19:26:00Z" w16du:dateUtc="2026-05-31T16:26:00Z">
        <w:r w:rsidR="00511984" w:rsidRPr="002F32EB">
          <w:rPr>
            <w:color w:val="535353" w:themeColor="background2"/>
            <w:rPrChange w:id="76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задать чат-боту вопрос о графике работы, доставке или возврате и получить мгновенный ответ</w:t>
        </w:r>
      </w:ins>
      <w:ins w:id="770" w:author="Мария Куклева" w:date="2026-06-05T20:37:00Z" w16du:dateUtc="2026-06-05T17:37:00Z">
        <w:r w:rsidR="00D417F6">
          <w:rPr>
            <w:color w:val="535353" w:themeColor="background2"/>
          </w:rPr>
          <w:t>, чтобы сэкономить время.</w:t>
        </w:r>
      </w:ins>
    </w:p>
    <w:p w14:paraId="149B5C37" w14:textId="5CB3BE8D" w:rsidR="00511984" w:rsidRPr="002F32EB" w:rsidRDefault="00FA1329">
      <w:pPr>
        <w:rPr>
          <w:ins w:id="771" w:author="Мария Куклева" w:date="2026-05-31T19:26:00Z" w16du:dateUtc="2026-05-31T16:26:00Z"/>
          <w:color w:val="535353" w:themeColor="background2"/>
          <w:rPrChange w:id="772" w:author="Мария Куклева" w:date="2026-06-02T23:12:00Z" w16du:dateUtc="2026-06-02T20:12:00Z">
            <w:rPr>
              <w:ins w:id="773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774" w:author="Мария Куклева" w:date="2026-05-31T19:40:00Z" w16du:dateUtc="2026-05-31T16:40:00Z">
          <w:pPr>
            <w:numPr>
              <w:numId w:val="9"/>
            </w:numPr>
            <w:ind w:left="720" w:hanging="360"/>
          </w:pPr>
        </w:pPrChange>
      </w:pPr>
      <w:ins w:id="775" w:author="Мария Куклева" w:date="2026-05-31T19:40:00Z" w16du:dateUtc="2026-05-31T16:40:00Z">
        <w:r w:rsidRPr="002F32EB">
          <w:rPr>
            <w:color w:val="535353" w:themeColor="background2"/>
            <w:lang w:val="en-US"/>
            <w:rPrChange w:id="776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77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778" w:author="Мария Куклева" w:date="2026-05-31T19:46:00Z" w16du:dateUtc="2026-05-31T16:46:00Z">
        <w:r w:rsidRPr="00D417F6">
          <w:rPr>
            <w:color w:val="535353" w:themeColor="background2"/>
            <w:rPrChange w:id="779" w:author="Мария Куклева" w:date="2026-06-03T20:06:00Z" w16du:dateUtc="2026-06-03T17:06:00Z">
              <w:rPr>
                <w:i/>
                <w:iCs/>
                <w:color w:val="535353" w:themeColor="background2"/>
                <w:lang w:val="en-US"/>
              </w:rPr>
            </w:rPrChange>
          </w:rPr>
          <w:t>3</w:t>
        </w:r>
      </w:ins>
      <w:ins w:id="780" w:author="Мария Куклева" w:date="2026-05-31T19:56:00Z" w16du:dateUtc="2026-05-31T16:56:00Z">
        <w:r w:rsidR="00C02D68" w:rsidRPr="002F32EB">
          <w:rPr>
            <w:color w:val="535353" w:themeColor="background2"/>
            <w:rPrChange w:id="78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1</w:t>
        </w:r>
      </w:ins>
      <w:ins w:id="782" w:author="Мария Куклева" w:date="2026-05-31T19:40:00Z" w16du:dateUtc="2026-05-31T16:40:00Z">
        <w:r w:rsidRPr="002F32EB">
          <w:rPr>
            <w:color w:val="535353" w:themeColor="background2"/>
            <w:rPrChange w:id="78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784" w:author="Мария Куклева" w:date="2026-05-31T19:26:00Z" w16du:dateUtc="2026-05-31T16:26:00Z">
        <w:r w:rsidR="00511984" w:rsidRPr="002F32EB">
          <w:rPr>
            <w:color w:val="535353" w:themeColor="background2"/>
            <w:rPrChange w:id="78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Я как покупатель хочу узнать статус заказа </w:t>
        </w:r>
        <w:proofErr w:type="gramStart"/>
        <w:r w:rsidR="00511984" w:rsidRPr="002F32EB">
          <w:rPr>
            <w:color w:val="535353" w:themeColor="background2"/>
            <w:rPrChange w:id="78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через чат-бота</w:t>
        </w:r>
        <w:proofErr w:type="gramEnd"/>
        <w:r w:rsidR="00511984" w:rsidRPr="002F32EB">
          <w:rPr>
            <w:color w:val="535353" w:themeColor="background2"/>
            <w:rPrChange w:id="78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, введя номер заказа</w:t>
        </w:r>
      </w:ins>
      <w:ins w:id="788" w:author="Мария Куклева" w:date="2026-06-05T20:37:00Z" w16du:dateUtc="2026-06-05T17:37:00Z">
        <w:r w:rsidR="00D417F6">
          <w:rPr>
            <w:color w:val="535353" w:themeColor="background2"/>
          </w:rPr>
          <w:t>, чтобы отследить свой заказ.</w:t>
        </w:r>
      </w:ins>
    </w:p>
    <w:p w14:paraId="272D578A" w14:textId="120E18B2" w:rsidR="00511984" w:rsidRPr="002F32EB" w:rsidRDefault="00FA1329">
      <w:pPr>
        <w:rPr>
          <w:ins w:id="789" w:author="Мария Куклева" w:date="2026-05-31T19:26:00Z" w16du:dateUtc="2026-05-31T16:26:00Z"/>
          <w:color w:val="535353" w:themeColor="background2"/>
          <w:rPrChange w:id="790" w:author="Мария Куклева" w:date="2026-06-02T23:12:00Z" w16du:dateUtc="2026-06-02T20:12:00Z">
            <w:rPr>
              <w:ins w:id="791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792" w:author="Мария Куклева" w:date="2026-05-31T19:40:00Z" w16du:dateUtc="2026-05-31T16:40:00Z">
          <w:pPr>
            <w:numPr>
              <w:numId w:val="9"/>
            </w:numPr>
            <w:ind w:left="720" w:hanging="360"/>
          </w:pPr>
        </w:pPrChange>
      </w:pPr>
      <w:ins w:id="793" w:author="Мария Куклева" w:date="2026-05-31T19:40:00Z" w16du:dateUtc="2026-05-31T16:40:00Z">
        <w:r w:rsidRPr="002F32EB">
          <w:rPr>
            <w:color w:val="535353" w:themeColor="background2"/>
            <w:lang w:val="en-US"/>
            <w:rPrChange w:id="794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79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796" w:author="Мария Куклева" w:date="2026-05-31T19:46:00Z" w16du:dateUtc="2026-05-31T16:46:00Z">
        <w:r w:rsidRPr="00D417F6">
          <w:rPr>
            <w:color w:val="535353" w:themeColor="background2"/>
            <w:rPrChange w:id="797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3</w:t>
        </w:r>
      </w:ins>
      <w:ins w:id="798" w:author="Мария Куклева" w:date="2026-05-31T19:56:00Z" w16du:dateUtc="2026-05-31T16:56:00Z">
        <w:r w:rsidR="00C02D68" w:rsidRPr="002F32EB">
          <w:rPr>
            <w:color w:val="535353" w:themeColor="background2"/>
            <w:rPrChange w:id="799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2</w:t>
        </w:r>
      </w:ins>
      <w:ins w:id="800" w:author="Мария Куклева" w:date="2026-05-31T19:40:00Z" w16du:dateUtc="2026-05-31T16:40:00Z">
        <w:r w:rsidRPr="002F32EB">
          <w:rPr>
            <w:color w:val="535353" w:themeColor="background2"/>
            <w:rPrChange w:id="80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802" w:author="Мария Куклева" w:date="2026-05-31T19:26:00Z" w16du:dateUtc="2026-05-31T16:26:00Z">
        <w:r w:rsidR="00511984" w:rsidRPr="002F32EB">
          <w:rPr>
            <w:color w:val="535353" w:themeColor="background2"/>
            <w:rPrChange w:id="80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спросить у чат-бота о наличии товара на складе</w:t>
        </w:r>
      </w:ins>
      <w:ins w:id="804" w:author="Мария Куклева" w:date="2026-06-05T20:38:00Z" w16du:dateUtc="2026-06-05T17:38:00Z">
        <w:r w:rsidR="00D417F6">
          <w:rPr>
            <w:color w:val="535353" w:themeColor="background2"/>
          </w:rPr>
          <w:t xml:space="preserve">, чтобы </w:t>
        </w:r>
      </w:ins>
      <w:ins w:id="805" w:author="Мария Куклева" w:date="2026-06-05T20:39:00Z" w16du:dateUtc="2026-06-05T17:39:00Z">
        <w:r w:rsidR="00D417F6">
          <w:rPr>
            <w:color w:val="535353" w:themeColor="background2"/>
          </w:rPr>
          <w:t>знать стоит ли его заказать.</w:t>
        </w:r>
      </w:ins>
    </w:p>
    <w:p w14:paraId="11840D65" w14:textId="469A45CA" w:rsidR="00511984" w:rsidRPr="002F32EB" w:rsidRDefault="00FA1329">
      <w:pPr>
        <w:rPr>
          <w:ins w:id="806" w:author="Мария Куклева" w:date="2026-05-31T19:26:00Z" w16du:dateUtc="2026-05-31T16:26:00Z"/>
          <w:color w:val="535353" w:themeColor="background2"/>
          <w:rPrChange w:id="807" w:author="Мария Куклева" w:date="2026-06-02T23:12:00Z" w16du:dateUtc="2026-06-02T20:12:00Z">
            <w:rPr>
              <w:ins w:id="808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809" w:author="Мария Куклева" w:date="2026-05-31T19:40:00Z" w16du:dateUtc="2026-05-31T16:40:00Z">
          <w:pPr>
            <w:numPr>
              <w:numId w:val="9"/>
            </w:numPr>
            <w:ind w:left="720" w:hanging="360"/>
          </w:pPr>
        </w:pPrChange>
      </w:pPr>
      <w:ins w:id="810" w:author="Мария Куклева" w:date="2026-05-31T19:40:00Z" w16du:dateUtc="2026-05-31T16:40:00Z">
        <w:r w:rsidRPr="002F32EB">
          <w:rPr>
            <w:color w:val="535353" w:themeColor="background2"/>
            <w:lang w:val="en-US"/>
            <w:rPrChange w:id="811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812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813" w:author="Мария Куклева" w:date="2026-05-31T19:46:00Z" w16du:dateUtc="2026-05-31T16:46:00Z">
        <w:r w:rsidRPr="00D417F6">
          <w:rPr>
            <w:color w:val="535353" w:themeColor="background2"/>
            <w:rPrChange w:id="814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3</w:t>
        </w:r>
      </w:ins>
      <w:ins w:id="815" w:author="Мария Куклева" w:date="2026-05-31T19:56:00Z" w16du:dateUtc="2026-05-31T16:56:00Z">
        <w:r w:rsidR="00C02D68" w:rsidRPr="002F32EB">
          <w:rPr>
            <w:color w:val="535353" w:themeColor="background2"/>
            <w:rPrChange w:id="816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3</w:t>
        </w:r>
      </w:ins>
      <w:ins w:id="817" w:author="Мария Куклева" w:date="2026-05-31T19:40:00Z" w16du:dateUtc="2026-05-31T16:40:00Z">
        <w:r w:rsidRPr="002F32EB">
          <w:rPr>
            <w:color w:val="535353" w:themeColor="background2"/>
            <w:rPrChange w:id="818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819" w:author="Мария Куклева" w:date="2026-05-31T19:26:00Z" w16du:dateUtc="2026-05-31T16:26:00Z">
        <w:r w:rsidR="00511984" w:rsidRPr="002F32EB">
          <w:rPr>
            <w:color w:val="535353" w:themeColor="background2"/>
            <w:rPrChange w:id="820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сворачивать или закрывать окно чат-бота, чтобы он не мешал просмотру товаров.</w:t>
        </w:r>
      </w:ins>
    </w:p>
    <w:p w14:paraId="1202A161" w14:textId="792A1F01" w:rsidR="00511984" w:rsidRPr="002F32EB" w:rsidRDefault="00FA1329">
      <w:pPr>
        <w:rPr>
          <w:ins w:id="821" w:author="Мария Куклева" w:date="2026-05-31T19:26:00Z" w16du:dateUtc="2026-05-31T16:26:00Z"/>
          <w:color w:val="535353" w:themeColor="background2"/>
          <w:rPrChange w:id="822" w:author="Мария Куклева" w:date="2026-06-02T23:12:00Z" w16du:dateUtc="2026-06-02T20:12:00Z">
            <w:rPr>
              <w:ins w:id="823" w:author="Мария Куклева" w:date="2026-05-31T19:26:00Z" w16du:dateUtc="2026-05-31T16:26:00Z"/>
              <w:i/>
              <w:iCs/>
              <w:color w:val="535353" w:themeColor="background2"/>
            </w:rPr>
          </w:rPrChange>
        </w:rPr>
        <w:pPrChange w:id="824" w:author="Мария Куклева" w:date="2026-05-31T19:40:00Z" w16du:dateUtc="2026-05-31T16:40:00Z">
          <w:pPr>
            <w:numPr>
              <w:numId w:val="9"/>
            </w:numPr>
            <w:ind w:left="720" w:hanging="360"/>
          </w:pPr>
        </w:pPrChange>
      </w:pPr>
      <w:ins w:id="825" w:author="Мария Куклева" w:date="2026-05-31T19:40:00Z" w16du:dateUtc="2026-05-31T16:40:00Z">
        <w:r w:rsidRPr="002F32EB">
          <w:rPr>
            <w:color w:val="535353" w:themeColor="background2"/>
            <w:lang w:val="en-US"/>
            <w:rPrChange w:id="826" w:author="Мария Куклева" w:date="2026-06-02T23:12:00Z" w16du:dateUtc="2026-06-02T20:12:00Z">
              <w:rPr>
                <w:i/>
                <w:iCs/>
                <w:color w:val="535353" w:themeColor="background2"/>
                <w:lang w:val="en-US"/>
              </w:rPr>
            </w:rPrChange>
          </w:rPr>
          <w:t>US</w:t>
        </w:r>
        <w:r w:rsidRPr="002F32EB">
          <w:rPr>
            <w:color w:val="535353" w:themeColor="background2"/>
            <w:rPrChange w:id="827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-</w:t>
        </w:r>
      </w:ins>
      <w:ins w:id="828" w:author="Мария Куклева" w:date="2026-05-31T19:46:00Z" w16du:dateUtc="2026-05-31T16:46:00Z">
        <w:r w:rsidRPr="00D417F6">
          <w:rPr>
            <w:color w:val="535353" w:themeColor="background2"/>
            <w:rPrChange w:id="829" w:author="Мария Куклева" w:date="2026-06-05T20:24:00Z" w16du:dateUtc="2026-06-05T17:24:00Z">
              <w:rPr>
                <w:i/>
                <w:iCs/>
                <w:color w:val="535353" w:themeColor="background2"/>
                <w:lang w:val="en-US"/>
              </w:rPr>
            </w:rPrChange>
          </w:rPr>
          <w:t>3</w:t>
        </w:r>
      </w:ins>
      <w:ins w:id="830" w:author="Мария Куклева" w:date="2026-05-31T19:56:00Z" w16du:dateUtc="2026-05-31T16:56:00Z">
        <w:r w:rsidR="00C02D68" w:rsidRPr="002F32EB">
          <w:rPr>
            <w:color w:val="535353" w:themeColor="background2"/>
            <w:rPrChange w:id="831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4</w:t>
        </w:r>
      </w:ins>
      <w:ins w:id="832" w:author="Мария Куклева" w:date="2026-05-31T19:40:00Z" w16du:dateUtc="2026-05-31T16:40:00Z">
        <w:r w:rsidRPr="002F32EB">
          <w:rPr>
            <w:color w:val="535353" w:themeColor="background2"/>
            <w:rPrChange w:id="833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 xml:space="preserve">. </w:t>
        </w:r>
      </w:ins>
      <w:ins w:id="834" w:author="Мария Куклева" w:date="2026-05-31T19:26:00Z" w16du:dateUtc="2026-05-31T16:26:00Z">
        <w:r w:rsidR="00511984" w:rsidRPr="002F32EB">
          <w:rPr>
            <w:color w:val="535353" w:themeColor="background2"/>
            <w:rPrChange w:id="835" w:author="Мария Куклева" w:date="2026-06-02T23:12:00Z" w16du:dateUtc="2026-06-02T20:12:00Z">
              <w:rPr>
                <w:i/>
                <w:iCs/>
                <w:color w:val="535353" w:themeColor="background2"/>
              </w:rPr>
            </w:rPrChange>
          </w:rPr>
          <w:t>Я как покупатель хочу переключиться с чат-бота на оператора, если бот не смог решить проблему</w:t>
        </w:r>
      </w:ins>
      <w:ins w:id="836" w:author="Мария Куклева" w:date="2026-06-05T20:39:00Z" w16du:dateUtc="2026-06-05T17:39:00Z">
        <w:r w:rsidR="00D417F6">
          <w:rPr>
            <w:color w:val="535353" w:themeColor="background2"/>
          </w:rPr>
          <w:t>, чтобы опе</w:t>
        </w:r>
      </w:ins>
      <w:ins w:id="837" w:author="Мария Куклева" w:date="2026-06-05T20:40:00Z" w16du:dateUtc="2026-06-05T17:40:00Z">
        <w:r w:rsidR="00D417F6">
          <w:rPr>
            <w:color w:val="535353" w:themeColor="background2"/>
          </w:rPr>
          <w:t xml:space="preserve">ратор помог </w:t>
        </w:r>
      </w:ins>
      <w:ins w:id="838" w:author="Мария Куклева" w:date="2026-06-05T20:39:00Z" w16du:dateUtc="2026-06-05T17:39:00Z">
        <w:r w:rsidR="00D417F6">
          <w:rPr>
            <w:color w:val="535353" w:themeColor="background2"/>
          </w:rPr>
          <w:t>решить проблему</w:t>
        </w:r>
      </w:ins>
      <w:ins w:id="839" w:author="Мария Куклева" w:date="2026-06-05T20:40:00Z" w16du:dateUtc="2026-06-05T17:40:00Z">
        <w:r w:rsidR="00D417F6">
          <w:rPr>
            <w:color w:val="535353" w:themeColor="background2"/>
          </w:rPr>
          <w:t>.</w:t>
        </w:r>
      </w:ins>
    </w:p>
    <w:p w14:paraId="21EA59A8" w14:textId="77777777" w:rsidR="00511984" w:rsidRPr="002F32EB" w:rsidRDefault="00511984">
      <w:pPr>
        <w:ind w:left="720"/>
        <w:rPr>
          <w:color w:val="535353" w:themeColor="background2"/>
          <w:rPrChange w:id="840" w:author="Мария Куклева" w:date="2026-06-02T23:12:00Z" w16du:dateUtc="2026-06-02T20:12:00Z">
            <w:rPr>
              <w:i/>
              <w:iCs/>
              <w:color w:val="535353" w:themeColor="background2"/>
            </w:rPr>
          </w:rPrChange>
        </w:rPr>
        <w:pPrChange w:id="841" w:author="Мария Куклева" w:date="2026-05-31T19:26:00Z" w16du:dateUtc="2026-05-31T16:26:00Z">
          <w:pPr>
            <w:numPr>
              <w:numId w:val="9"/>
            </w:numPr>
            <w:ind w:left="720" w:hanging="360"/>
          </w:pPr>
        </w:pPrChange>
      </w:pPr>
    </w:p>
    <w:p w14:paraId="1D4F492F" w14:textId="77777777" w:rsidR="007372CC" w:rsidRPr="00D417F6" w:rsidRDefault="00000000">
      <w:pPr>
        <w:rPr>
          <w:ins w:id="842" w:author="Мария Куклева" w:date="2026-05-31T20:16:00Z" w16du:dateUtc="2026-05-31T17:16:00Z"/>
          <w:i/>
          <w:iCs/>
          <w:color w:val="535353" w:themeColor="background2"/>
          <w:rPrChange w:id="843" w:author="Мария Куклева" w:date="2026-06-05T20:24:00Z" w16du:dateUtc="2026-06-05T17:24:00Z">
            <w:rPr>
              <w:ins w:id="844" w:author="Мария Куклева" w:date="2026-05-31T20:16:00Z" w16du:dateUtc="2026-05-31T17:16:00Z"/>
              <w:i/>
              <w:iCs/>
              <w:color w:val="535353" w:themeColor="background2"/>
              <w:lang w:val="en-US"/>
            </w:rPr>
          </w:rPrChange>
        </w:rPr>
      </w:pPr>
      <w:r>
        <w:rPr>
          <w:i/>
          <w:iCs/>
          <w:color w:val="535353" w:themeColor="background2"/>
        </w:rPr>
        <w:t xml:space="preserve">Ссылка на </w:t>
      </w:r>
      <w:r>
        <w:rPr>
          <w:i/>
          <w:iCs/>
          <w:color w:val="535353" w:themeColor="background2"/>
          <w:lang w:val="en-US"/>
        </w:rPr>
        <w:t>USM</w:t>
      </w:r>
      <w:r>
        <w:rPr>
          <w:i/>
          <w:iCs/>
          <w:color w:val="535353" w:themeColor="background2"/>
        </w:rPr>
        <w:t xml:space="preserve"> (если есть): </w:t>
      </w:r>
    </w:p>
    <w:p w14:paraId="520186B6" w14:textId="4527A770" w:rsidR="003D015F" w:rsidRPr="00D417F6" w:rsidRDefault="00511984">
      <w:pPr>
        <w:rPr>
          <w:i/>
          <w:iCs/>
          <w:color w:val="002060"/>
          <w:rPrChange w:id="845" w:author="Мария Куклева" w:date="2026-06-05T20:24:00Z" w16du:dateUtc="2026-06-05T17:24:00Z">
            <w:rPr>
              <w:i/>
              <w:iCs/>
              <w:color w:val="535353" w:themeColor="background2"/>
            </w:rPr>
          </w:rPrChange>
        </w:rPr>
      </w:pPr>
      <w:ins w:id="846" w:author="Мария Куклева" w:date="2026-05-31T19:26:00Z" w16du:dateUtc="2026-05-31T16:26:00Z">
        <w:r w:rsidRPr="007372CC">
          <w:rPr>
            <w:i/>
            <w:iCs/>
            <w:color w:val="002060"/>
            <w:lang w:val="en-US"/>
            <w:rPrChange w:id="847" w:author="Мария Куклева" w:date="2026-05-31T20:16:00Z" w16du:dateUtc="2026-05-31T17:16:00Z">
              <w:rPr>
                <w:i/>
                <w:iCs/>
                <w:color w:val="535353" w:themeColor="background2"/>
              </w:rPr>
            </w:rPrChange>
          </w:rPr>
          <w:t>https</w:t>
        </w:r>
        <w:r w:rsidRPr="00D417F6">
          <w:rPr>
            <w:i/>
            <w:iCs/>
            <w:color w:val="002060"/>
            <w:rPrChange w:id="848" w:author="Мария Куклева" w:date="2026-06-05T20:24:00Z" w16du:dateUtc="2026-06-05T17:24:00Z">
              <w:rPr>
                <w:i/>
                <w:iCs/>
                <w:color w:val="535353" w:themeColor="background2"/>
              </w:rPr>
            </w:rPrChange>
          </w:rPr>
          <w:t>://</w:t>
        </w:r>
        <w:proofErr w:type="spellStart"/>
        <w:r w:rsidRPr="007372CC">
          <w:rPr>
            <w:i/>
            <w:iCs/>
            <w:color w:val="002060"/>
            <w:lang w:val="en-US"/>
            <w:rPrChange w:id="849" w:author="Мария Куклева" w:date="2026-05-31T20:16:00Z" w16du:dateUtc="2026-05-31T17:16:00Z">
              <w:rPr>
                <w:i/>
                <w:iCs/>
                <w:color w:val="535353" w:themeColor="background2"/>
              </w:rPr>
            </w:rPrChange>
          </w:rPr>
          <w:t>miro</w:t>
        </w:r>
        <w:proofErr w:type="spellEnd"/>
        <w:r w:rsidRPr="00D417F6">
          <w:rPr>
            <w:i/>
            <w:iCs/>
            <w:color w:val="002060"/>
            <w:rPrChange w:id="850" w:author="Мария Куклева" w:date="2026-06-05T20:24:00Z" w16du:dateUtc="2026-06-05T17:24:00Z">
              <w:rPr>
                <w:i/>
                <w:iCs/>
                <w:color w:val="535353" w:themeColor="background2"/>
              </w:rPr>
            </w:rPrChange>
          </w:rPr>
          <w:t>.</w:t>
        </w:r>
        <w:r w:rsidRPr="007372CC">
          <w:rPr>
            <w:i/>
            <w:iCs/>
            <w:color w:val="002060"/>
            <w:lang w:val="en-US"/>
            <w:rPrChange w:id="851" w:author="Мария Куклева" w:date="2026-05-31T20:16:00Z" w16du:dateUtc="2026-05-31T17:16:00Z">
              <w:rPr>
                <w:i/>
                <w:iCs/>
                <w:color w:val="535353" w:themeColor="background2"/>
              </w:rPr>
            </w:rPrChange>
          </w:rPr>
          <w:t>com</w:t>
        </w:r>
        <w:r w:rsidRPr="00D417F6">
          <w:rPr>
            <w:i/>
            <w:iCs/>
            <w:color w:val="002060"/>
            <w:rPrChange w:id="852" w:author="Мария Куклева" w:date="2026-06-05T20:24:00Z" w16du:dateUtc="2026-06-05T17:24:00Z">
              <w:rPr>
                <w:i/>
                <w:iCs/>
                <w:color w:val="535353" w:themeColor="background2"/>
              </w:rPr>
            </w:rPrChange>
          </w:rPr>
          <w:t>/</w:t>
        </w:r>
        <w:r w:rsidRPr="007372CC">
          <w:rPr>
            <w:i/>
            <w:iCs/>
            <w:color w:val="002060"/>
            <w:lang w:val="en-US"/>
            <w:rPrChange w:id="853" w:author="Мария Куклева" w:date="2026-05-31T20:16:00Z" w16du:dateUtc="2026-05-31T17:16:00Z">
              <w:rPr>
                <w:i/>
                <w:iCs/>
                <w:color w:val="535353" w:themeColor="background2"/>
              </w:rPr>
            </w:rPrChange>
          </w:rPr>
          <w:t>app</w:t>
        </w:r>
        <w:r w:rsidRPr="00D417F6">
          <w:rPr>
            <w:i/>
            <w:iCs/>
            <w:color w:val="002060"/>
            <w:rPrChange w:id="854" w:author="Мария Куклева" w:date="2026-06-05T20:24:00Z" w16du:dateUtc="2026-06-05T17:24:00Z">
              <w:rPr>
                <w:i/>
                <w:iCs/>
                <w:color w:val="535353" w:themeColor="background2"/>
              </w:rPr>
            </w:rPrChange>
          </w:rPr>
          <w:t>/</w:t>
        </w:r>
        <w:r w:rsidRPr="007372CC">
          <w:rPr>
            <w:i/>
            <w:iCs/>
            <w:color w:val="002060"/>
            <w:lang w:val="en-US"/>
            <w:rPrChange w:id="855" w:author="Мария Куклева" w:date="2026-05-31T20:16:00Z" w16du:dateUtc="2026-05-31T17:16:00Z">
              <w:rPr>
                <w:i/>
                <w:iCs/>
                <w:color w:val="535353" w:themeColor="background2"/>
              </w:rPr>
            </w:rPrChange>
          </w:rPr>
          <w:t>board</w:t>
        </w:r>
        <w:r w:rsidRPr="00D417F6">
          <w:rPr>
            <w:i/>
            <w:iCs/>
            <w:color w:val="002060"/>
            <w:rPrChange w:id="856" w:author="Мария Куклева" w:date="2026-06-05T20:24:00Z" w16du:dateUtc="2026-06-05T17:24:00Z">
              <w:rPr>
                <w:i/>
                <w:iCs/>
                <w:color w:val="535353" w:themeColor="background2"/>
              </w:rPr>
            </w:rPrChange>
          </w:rPr>
          <w:t>/</w:t>
        </w:r>
        <w:proofErr w:type="spellStart"/>
        <w:r w:rsidRPr="007372CC">
          <w:rPr>
            <w:i/>
            <w:iCs/>
            <w:color w:val="002060"/>
            <w:lang w:val="en-US"/>
            <w:rPrChange w:id="857" w:author="Мария Куклева" w:date="2026-05-31T20:16:00Z" w16du:dateUtc="2026-05-31T17:16:00Z">
              <w:rPr>
                <w:i/>
                <w:iCs/>
                <w:color w:val="535353" w:themeColor="background2"/>
              </w:rPr>
            </w:rPrChange>
          </w:rPr>
          <w:t>uXjVGjU</w:t>
        </w:r>
        <w:proofErr w:type="spellEnd"/>
        <w:r w:rsidRPr="00D417F6">
          <w:rPr>
            <w:i/>
            <w:iCs/>
            <w:color w:val="002060"/>
            <w:rPrChange w:id="858" w:author="Мария Куклева" w:date="2026-06-05T20:24:00Z" w16du:dateUtc="2026-06-05T17:24:00Z">
              <w:rPr>
                <w:i/>
                <w:iCs/>
                <w:color w:val="535353" w:themeColor="background2"/>
              </w:rPr>
            </w:rPrChange>
          </w:rPr>
          <w:t>5</w:t>
        </w:r>
        <w:r w:rsidRPr="007372CC">
          <w:rPr>
            <w:i/>
            <w:iCs/>
            <w:color w:val="002060"/>
            <w:lang w:val="en-US"/>
            <w:rPrChange w:id="859" w:author="Мария Куклева" w:date="2026-05-31T20:16:00Z" w16du:dateUtc="2026-05-31T17:16:00Z">
              <w:rPr>
                <w:i/>
                <w:iCs/>
                <w:color w:val="535353" w:themeColor="background2"/>
              </w:rPr>
            </w:rPrChange>
          </w:rPr>
          <w:t>o</w:t>
        </w:r>
        <w:r w:rsidRPr="00D417F6">
          <w:rPr>
            <w:i/>
            <w:iCs/>
            <w:color w:val="002060"/>
            <w:rPrChange w:id="860" w:author="Мария Куклева" w:date="2026-06-05T20:24:00Z" w16du:dateUtc="2026-06-05T17:24:00Z">
              <w:rPr>
                <w:i/>
                <w:iCs/>
                <w:color w:val="535353" w:themeColor="background2"/>
              </w:rPr>
            </w:rPrChange>
          </w:rPr>
          <w:t>38=/</w:t>
        </w:r>
      </w:ins>
      <w:del w:id="861" w:author="Мария Куклева" w:date="2026-05-31T19:26:00Z" w16du:dateUtc="2026-05-31T16:26:00Z">
        <w:r w:rsidRPr="007372CC" w:rsidDel="00511984">
          <w:rPr>
            <w:i/>
            <w:iCs/>
            <w:color w:val="002060"/>
            <w:rPrChange w:id="862" w:author="Мария Куклева" w:date="2026-05-31T20:16:00Z" w16du:dateUtc="2026-05-31T17:16:00Z">
              <w:rPr>
                <w:i/>
                <w:iCs/>
                <w:color w:val="535353" w:themeColor="background2"/>
              </w:rPr>
            </w:rPrChange>
          </w:rPr>
          <w:delText>ссылка</w:delText>
        </w:r>
      </w:del>
    </w:p>
    <w:p w14:paraId="1F99C4E4" w14:textId="77777777" w:rsidR="003D015F" w:rsidRPr="00D417F6" w:rsidRDefault="003D015F">
      <w:pPr>
        <w:rPr>
          <w:bCs/>
          <w:i/>
          <w:color w:val="F79646"/>
        </w:rPr>
      </w:pPr>
    </w:p>
    <w:p w14:paraId="69233152" w14:textId="77777777" w:rsidR="003D015F" w:rsidRDefault="00000000" w:rsidP="002732D6">
      <w:pPr>
        <w:pStyle w:val="30"/>
        <w:pPrChange w:id="863" w:author="Мария Куклева" w:date="2026-06-05T22:27:00Z" w16du:dateUtc="2026-06-05T19:27:00Z">
          <w:pPr>
            <w:pStyle w:val="30"/>
            <w:spacing w:after="280"/>
          </w:pPr>
        </w:pPrChange>
      </w:pPr>
      <w:bookmarkStart w:id="864" w:name="_r63tkggdasu"/>
      <w:bookmarkStart w:id="865" w:name="_Toc231591918"/>
      <w:bookmarkEnd w:id="864"/>
      <w:r>
        <w:t>Варианты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</w:t>
      </w:r>
      <w:bookmarkEnd w:id="865"/>
    </w:p>
    <w:p w14:paraId="06281679" w14:textId="77777777" w:rsidR="003D015F" w:rsidRDefault="00000000">
      <w:pPr>
        <w:shd w:val="clear" w:color="auto" w:fill="FFFFFF"/>
        <w:rPr>
          <w:ins w:id="866" w:author="Мария Куклева" w:date="2026-05-31T20:18:00Z" w16du:dateUtc="2026-05-31T17:18:00Z"/>
          <w:i/>
          <w:iCs/>
          <w:color w:val="535353" w:themeColor="background2"/>
        </w:rPr>
      </w:pPr>
      <w:r>
        <w:rPr>
          <w:i/>
          <w:iCs/>
          <w:color w:val="595959"/>
        </w:rPr>
        <w:t xml:space="preserve">Предпочтительный формат описания – таблица. </w:t>
      </w:r>
      <w:r>
        <w:rPr>
          <w:i/>
          <w:iCs/>
          <w:color w:val="535353" w:themeColor="background2"/>
        </w:rPr>
        <w:t>Можно использовать этот шаблон:</w:t>
      </w:r>
    </w:p>
    <w:p w14:paraId="23B1ACAC" w14:textId="7997258C" w:rsidR="00F728CD" w:rsidRDefault="00F728CD">
      <w:pPr>
        <w:shd w:val="clear" w:color="auto" w:fill="FFFFFF"/>
        <w:rPr>
          <w:ins w:id="867" w:author="Мария Куклева" w:date="2026-06-05T20:46:00Z" w16du:dateUtc="2026-06-05T17:46:00Z"/>
          <w:color w:val="535353" w:themeColor="background2"/>
        </w:rPr>
      </w:pPr>
      <w:ins w:id="868" w:author="Мария Куклева" w:date="2026-05-31T20:18:00Z" w16du:dateUtc="2026-05-31T17:18:00Z">
        <w:r>
          <w:rPr>
            <w:color w:val="535353" w:themeColor="background2"/>
            <w:lang w:val="en-US"/>
          </w:rPr>
          <w:t>UC</w:t>
        </w:r>
        <w:r w:rsidRPr="00D417F6">
          <w:rPr>
            <w:color w:val="535353" w:themeColor="background2"/>
            <w:rPrChange w:id="869" w:author="Мария Куклева" w:date="2026-06-05T20:24:00Z" w16du:dateUtc="2026-06-05T17:24:00Z">
              <w:rPr>
                <w:color w:val="535353" w:themeColor="background2"/>
                <w:lang w:val="en-US"/>
              </w:rPr>
            </w:rPrChange>
          </w:rPr>
          <w:t>-00</w:t>
        </w:r>
        <w:r>
          <w:rPr>
            <w:color w:val="535353" w:themeColor="background2"/>
          </w:rPr>
          <w:t>1</w:t>
        </w:r>
      </w:ins>
    </w:p>
    <w:p w14:paraId="2E4DD320" w14:textId="27F5C57C" w:rsidR="00787E88" w:rsidRPr="00787E88" w:rsidRDefault="00787E88">
      <w:pPr>
        <w:shd w:val="clear" w:color="auto" w:fill="FFFFFF"/>
        <w:rPr>
          <w:color w:val="535353" w:themeColor="background2"/>
          <w:rPrChange w:id="870" w:author="Мария Куклева" w:date="2026-06-05T20:46:00Z" w16du:dateUtc="2026-06-05T17:46:00Z">
            <w:rPr>
              <w:i/>
              <w:iCs/>
              <w:color w:val="535353" w:themeColor="background2"/>
            </w:rPr>
          </w:rPrChange>
        </w:rPr>
      </w:pPr>
      <w:ins w:id="871" w:author="Мария Куклева" w:date="2026-06-05T20:46:00Z" w16du:dateUtc="2026-06-05T17:46:00Z">
        <w:r w:rsidRPr="00787E88">
          <w:rPr>
            <w:color w:val="535353" w:themeColor="background2"/>
            <w:rPrChange w:id="872" w:author="Мария Куклева" w:date="2026-06-05T20:46:00Z" w16du:dateUtc="2026-06-05T17:46:00Z">
              <w:rPr>
                <w:i/>
                <w:iCs/>
                <w:color w:val="535353" w:themeColor="background2"/>
              </w:rPr>
            </w:rPrChange>
          </w:rPr>
          <w:t xml:space="preserve">Пользовательские истории: </w:t>
        </w:r>
      </w:ins>
      <w:ins w:id="873" w:author="Мария Куклева" w:date="2026-06-05T20:51:00Z" w16du:dateUtc="2026-06-05T17:51:00Z">
        <w:r>
          <w:rPr>
            <w:color w:val="535353" w:themeColor="background2"/>
            <w:lang w:val="en-US"/>
          </w:rPr>
          <w:t>US</w:t>
        </w:r>
        <w:r w:rsidRPr="00787E88">
          <w:rPr>
            <w:color w:val="535353" w:themeColor="background2"/>
            <w:rPrChange w:id="874" w:author="Мария Куклева" w:date="2026-06-05T20:51:00Z" w16du:dateUtc="2026-06-05T17:51:00Z">
              <w:rPr>
                <w:color w:val="535353" w:themeColor="background2"/>
                <w:lang w:val="en-US"/>
              </w:rPr>
            </w:rPrChange>
          </w:rPr>
          <w:t>-1</w:t>
        </w:r>
        <w:r>
          <w:rPr>
            <w:color w:val="535353" w:themeColor="background2"/>
            <w:lang w:val="en-US"/>
          </w:rPr>
          <w:t xml:space="preserve">, US-2, </w:t>
        </w:r>
      </w:ins>
      <w:ins w:id="875" w:author="Мария Куклева" w:date="2026-06-05T20:46:00Z" w16du:dateUtc="2026-06-05T17:46:00Z">
        <w:r w:rsidRPr="00787E88">
          <w:rPr>
            <w:color w:val="535353" w:themeColor="background2"/>
            <w:rPrChange w:id="876" w:author="Мария Куклева" w:date="2026-06-05T20:46:00Z" w16du:dateUtc="2026-06-05T17:46:00Z">
              <w:rPr>
                <w:i/>
                <w:iCs/>
                <w:color w:val="535353" w:themeColor="background2"/>
              </w:rPr>
            </w:rPrChange>
          </w:rPr>
          <w:t>US-3, US-4, US-5</w:t>
        </w:r>
      </w:ins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3D015F" w14:paraId="0B2FED25" w14:textId="77777777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2C0DA" w14:textId="77777777" w:rsidR="003D015F" w:rsidRDefault="00000000">
            <w:pPr>
              <w:pStyle w:val="afa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D3B11" w14:textId="30203402" w:rsidR="003D015F" w:rsidRDefault="00F728CD">
            <w:pPr>
              <w:pStyle w:val="afa"/>
              <w:rPr>
                <w:color w:val="535353" w:themeColor="background2"/>
              </w:rPr>
            </w:pPr>
            <w:ins w:id="877" w:author="Мария Куклева" w:date="2026-05-31T20:19:00Z" w16du:dateUtc="2026-05-31T17:19:00Z">
              <w:r w:rsidRPr="0093662D">
                <w:rPr>
                  <w:rFonts w:ascii="Times New Roman" w:hAnsi="Times New Roman"/>
                  <w:color w:val="535353" w:themeColor="background2"/>
                </w:rPr>
                <w:t>Авторизация на сайте</w:t>
              </w:r>
            </w:ins>
            <w:del w:id="878" w:author="Мария Куклева" w:date="2026-05-31T19:59:00Z" w16du:dateUtc="2026-05-31T16:59:00Z">
              <w:r w:rsidDel="0093662D">
                <w:rPr>
                  <w:rFonts w:ascii="Times New Roman" w:hAnsi="Times New Roman"/>
                  <w:color w:val="535353" w:themeColor="background2"/>
                </w:rPr>
                <w:delText xml:space="preserve">Название варианта использования </w:delText>
              </w:r>
            </w:del>
            <w:del w:id="879" w:author="Мария Куклева" w:date="2026-05-31T20:19:00Z" w16du:dateUtc="2026-05-31T17:19:00Z">
              <w:r w:rsidDel="00F728CD">
                <w:rPr>
                  <w:rFonts w:ascii="Times New Roman" w:hAnsi="Times New Roman"/>
                  <w:color w:val="535353" w:themeColor="background2"/>
                </w:rPr>
                <w:delText>1</w:delText>
              </w:r>
            </w:del>
          </w:p>
        </w:tc>
      </w:tr>
      <w:tr w:rsidR="003D015F" w14:paraId="54D065F8" w14:textId="77777777"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9627B" w14:textId="77777777" w:rsidR="003D015F" w:rsidRDefault="00000000">
            <w:pPr>
              <w:pStyle w:val="afa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3F1CF" w14:textId="0DB7FA2B" w:rsidR="003D015F" w:rsidRDefault="00000000">
            <w:pPr>
              <w:pStyle w:val="afa"/>
              <w:rPr>
                <w:color w:val="535353" w:themeColor="background2"/>
              </w:rPr>
            </w:pPr>
            <w:del w:id="880" w:author="Мария Куклева" w:date="2026-05-31T20:00:00Z" w16du:dateUtc="2026-05-31T17:00:00Z">
              <w:r w:rsidDel="0093662D">
                <w:rPr>
                  <w:rFonts w:ascii="Times New Roman" w:hAnsi="Times New Roman"/>
                  <w:color w:val="535353" w:themeColor="background2"/>
                </w:rPr>
                <w:delText>Обобщённый / Цели пользователя / Подфункции</w:delText>
              </w:r>
            </w:del>
          </w:p>
        </w:tc>
      </w:tr>
      <w:tr w:rsidR="003D015F" w14:paraId="4BBFC75F" w14:textId="77777777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4B7C7" w14:textId="77777777" w:rsidR="003D015F" w:rsidRDefault="00000000">
            <w:pPr>
              <w:pStyle w:val="afa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Основной актор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B4195" w14:textId="1A42A5C0" w:rsidR="003D015F" w:rsidRDefault="00000000">
            <w:pPr>
              <w:pStyle w:val="afa"/>
              <w:rPr>
                <w:color w:val="535353" w:themeColor="background2"/>
              </w:rPr>
            </w:pPr>
            <w:del w:id="881" w:author="Мария Куклева" w:date="2026-05-31T19:59:00Z" w16du:dateUtc="2026-05-31T16:59:00Z">
              <w:r w:rsidDel="0093662D">
                <w:rPr>
                  <w:rFonts w:ascii="Times New Roman" w:hAnsi="Times New Roman"/>
                  <w:color w:val="535353" w:themeColor="background2"/>
                </w:rPr>
                <w:delText>Участники описываемого процесса</w:delText>
              </w:r>
            </w:del>
            <w:ins w:id="882" w:author="Мария Куклева" w:date="2026-05-31T19:59:00Z">
              <w:r w:rsidR="0093662D" w:rsidRPr="0093662D">
                <w:rPr>
                  <w:rFonts w:ascii="Times New Roman" w:hAnsi="Times New Roman"/>
                  <w:color w:val="535353" w:themeColor="background2"/>
                </w:rPr>
                <w:t>Покупатель</w:t>
              </w:r>
            </w:ins>
          </w:p>
        </w:tc>
      </w:tr>
      <w:tr w:rsidR="003D015F" w14:paraId="7396E8B5" w14:textId="77777777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063FA" w14:textId="77777777" w:rsidR="003D015F" w:rsidRDefault="00000000">
            <w:pPr>
              <w:pStyle w:val="afa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826D8" w14:textId="0CC43719" w:rsidR="003D015F" w:rsidRDefault="0093662D">
            <w:pPr>
              <w:pStyle w:val="afa"/>
              <w:rPr>
                <w:color w:val="535353" w:themeColor="background2"/>
              </w:rPr>
            </w:pPr>
            <w:ins w:id="883" w:author="Мария Куклева" w:date="2026-05-31T20:00:00Z">
              <w:r w:rsidRPr="0093662D">
                <w:rPr>
                  <w:rFonts w:ascii="Times New Roman" w:hAnsi="Times New Roman"/>
                  <w:color w:val="535353" w:themeColor="background2"/>
                </w:rPr>
                <w:t>Пользователь открыл главную страницу сайта.</w:t>
              </w:r>
            </w:ins>
            <w:del w:id="884" w:author="Мария Куклева" w:date="2026-05-31T20:00:00Z" w16du:dateUtc="2026-05-31T17:00:00Z">
              <w:r w:rsidDel="0093662D">
                <w:rPr>
                  <w:rFonts w:ascii="Times New Roman" w:hAnsi="Times New Roman"/>
                  <w:color w:val="535353" w:themeColor="background2"/>
                </w:rPr>
                <w:delText>Условия для запуска варианта использования</w:delText>
              </w:r>
            </w:del>
          </w:p>
        </w:tc>
      </w:tr>
      <w:tr w:rsidR="003D015F" w14:paraId="68DDCB6C" w14:textId="77777777"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A6974" w14:textId="77777777" w:rsidR="003D015F" w:rsidRDefault="00000000">
            <w:pPr>
              <w:pStyle w:val="afa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78477" w14:textId="1914F9CB" w:rsidR="00F728CD" w:rsidRDefault="0093662D">
            <w:pPr>
              <w:pStyle w:val="afa"/>
              <w:rPr>
                <w:ins w:id="885" w:author="Мария Куклева" w:date="2026-05-31T20:17:00Z" w16du:dateUtc="2026-05-31T17:17:00Z"/>
                <w:rFonts w:ascii="Times New Roman" w:hAnsi="Times New Roman"/>
                <w:color w:val="535353" w:themeColor="background2"/>
              </w:rPr>
            </w:pPr>
            <w:ins w:id="886" w:author="Мария Куклева" w:date="2026-05-31T20:00:00Z">
              <w:r w:rsidRPr="0093662D">
                <w:rPr>
                  <w:rFonts w:ascii="Times New Roman" w:hAnsi="Times New Roman"/>
                  <w:color w:val="535353" w:themeColor="background2"/>
                </w:rPr>
                <w:t>1. Пользователь нажимает кнопку «Войти» в правом верхнем углу</w:t>
              </w:r>
              <w:r w:rsidRPr="0093662D">
                <w:rPr>
                  <w:rFonts w:ascii="Times New Roman" w:hAnsi="Times New Roman"/>
                  <w:color w:val="535353" w:themeColor="background2"/>
                </w:rPr>
                <w:br/>
                <w:t>2. Система отображает форму входа (поле «Телефон или email», поле «Пароль»)</w:t>
              </w:r>
            </w:ins>
          </w:p>
          <w:p w14:paraId="305C8818" w14:textId="770E9C1A" w:rsidR="003D015F" w:rsidRDefault="0093662D">
            <w:pPr>
              <w:pStyle w:val="afa"/>
              <w:rPr>
                <w:color w:val="535353" w:themeColor="background2"/>
              </w:rPr>
            </w:pPr>
            <w:ins w:id="887" w:author="Мария Куклева" w:date="2026-05-31T20:00:00Z">
              <w:r w:rsidRPr="0093662D">
                <w:rPr>
                  <w:rFonts w:ascii="Times New Roman" w:hAnsi="Times New Roman"/>
                  <w:color w:val="535353" w:themeColor="background2"/>
                </w:rPr>
                <w:t>3. Пользователь вводит номер телефона или email и пароль</w:t>
              </w:r>
              <w:r w:rsidRPr="0093662D">
                <w:rPr>
                  <w:rFonts w:ascii="Times New Roman" w:hAnsi="Times New Roman"/>
                  <w:color w:val="535353" w:themeColor="background2"/>
                </w:rPr>
                <w:br/>
                <w:t>4. Пользователь нажимает кнопку «Войти»</w:t>
              </w:r>
              <w:r w:rsidRPr="0093662D">
                <w:rPr>
                  <w:rFonts w:ascii="Times New Roman" w:hAnsi="Times New Roman"/>
                  <w:color w:val="535353" w:themeColor="background2"/>
                </w:rPr>
                <w:br/>
                <w:t>5. Система проверяет введённые данные</w:t>
              </w:r>
              <w:r w:rsidRPr="0093662D">
                <w:rPr>
                  <w:rFonts w:ascii="Times New Roman" w:hAnsi="Times New Roman"/>
                  <w:color w:val="535353" w:themeColor="background2"/>
                </w:rPr>
                <w:br/>
                <w:t>6. Система перенаправляет пользователя в личный кабинет</w:t>
              </w:r>
              <w:r w:rsidRPr="0093662D">
                <w:rPr>
                  <w:rFonts w:ascii="Times New Roman" w:hAnsi="Times New Roman"/>
                  <w:color w:val="535353" w:themeColor="background2"/>
                </w:rPr>
                <w:br/>
                <w:t>7. Система отображает историю заказов и сохранённые данные пользователя</w:t>
              </w:r>
            </w:ins>
            <w:del w:id="888" w:author="Мария Куклева" w:date="2026-05-31T20:00:00Z" w16du:dateUtc="2026-05-31T17:00:00Z">
              <w:r w:rsidDel="0093662D">
                <w:rPr>
                  <w:rFonts w:ascii="Times New Roman" w:hAnsi="Times New Roman"/>
                  <w:color w:val="535353" w:themeColor="background2"/>
                </w:rPr>
                <w:delText>Основной пошаговый сценарий взаимодействия между участниками процесса</w:delText>
              </w:r>
            </w:del>
          </w:p>
        </w:tc>
      </w:tr>
      <w:tr w:rsidR="003D015F" w14:paraId="72E7EF6E" w14:textId="77777777"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1CBBF" w14:textId="77777777" w:rsidR="003D015F" w:rsidRDefault="00000000">
            <w:pPr>
              <w:pStyle w:val="afa"/>
              <w:rPr>
                <w:color w:val="535353" w:themeColor="background2"/>
              </w:rPr>
            </w:pPr>
            <w:r>
              <w:rPr>
                <w:rFonts w:ascii="Times New Roman" w:hAnsi="Times New Roman"/>
                <w:color w:val="535353" w:themeColor="background2"/>
              </w:rPr>
              <w:lastRenderedPageBreak/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22C3D" w14:textId="2DB8AD4D" w:rsidR="003D015F" w:rsidRDefault="0093662D">
            <w:pPr>
              <w:pStyle w:val="afa"/>
              <w:rPr>
                <w:color w:val="535353" w:themeColor="background2"/>
              </w:rPr>
            </w:pPr>
            <w:ins w:id="889" w:author="Мария Куклева" w:date="2026-05-31T20:01:00Z">
              <w:r w:rsidRPr="0093662D">
                <w:rPr>
                  <w:rFonts w:ascii="Times New Roman" w:hAnsi="Times New Roman"/>
                  <w:i/>
                  <w:iCs/>
                  <w:color w:val="535353" w:themeColor="background2"/>
                </w:rPr>
                <w:t>3а. Пользователь забыл пароль:</w:t>
              </w:r>
              <w:r w:rsidRPr="0093662D">
                <w:rPr>
                  <w:rFonts w:ascii="Times New Roman" w:hAnsi="Times New Roman"/>
                  <w:color w:val="535353" w:themeColor="background2"/>
                </w:rPr>
                <w:br/>
                <w:t>— Пользователь нажимает «Забыли пароль?»</w:t>
              </w:r>
              <w:r w:rsidRPr="0093662D">
                <w:rPr>
                  <w:rFonts w:ascii="Times New Roman" w:hAnsi="Times New Roman"/>
                  <w:color w:val="535353" w:themeColor="background2"/>
                </w:rPr>
                <w:br/>
                <w:t>— Система отправляет код подтверждения на email или SMS</w:t>
              </w:r>
              <w:r w:rsidRPr="0093662D">
                <w:rPr>
                  <w:rFonts w:ascii="Times New Roman" w:hAnsi="Times New Roman"/>
                  <w:color w:val="535353" w:themeColor="background2"/>
                </w:rPr>
                <w:br/>
                <w:t>— Пользователь вводит новый пароль</w:t>
              </w:r>
              <w:r w:rsidRPr="0093662D">
                <w:rPr>
                  <w:rFonts w:ascii="Times New Roman" w:hAnsi="Times New Roman"/>
                  <w:color w:val="535353" w:themeColor="background2"/>
                </w:rPr>
                <w:br/>
                <w:t xml:space="preserve">— Система сохраняет новый пароль и возвращает к </w:t>
              </w:r>
            </w:ins>
            <w:ins w:id="890" w:author="Мария Куклева" w:date="2026-05-31T20:17:00Z" w16du:dateUtc="2026-05-31T17:17:00Z">
              <w:r w:rsidR="007372CC">
                <w:rPr>
                  <w:rFonts w:ascii="Times New Roman" w:hAnsi="Times New Roman"/>
                  <w:color w:val="535353" w:themeColor="background2"/>
                </w:rPr>
                <w:t>шагу 1.</w:t>
              </w:r>
            </w:ins>
            <w:del w:id="891" w:author="Мария Куклева" w:date="2026-05-31T20:01:00Z" w16du:dateUtc="2026-05-31T17:01:00Z">
              <w:r w:rsidDel="0093662D">
                <w:rPr>
                  <w:rFonts w:ascii="Times New Roman" w:hAnsi="Times New Roman"/>
                  <w:color w:val="535353" w:themeColor="background2"/>
                </w:rPr>
                <w:delText>Альтернативные сценарии</w:delText>
              </w:r>
            </w:del>
          </w:p>
        </w:tc>
      </w:tr>
    </w:tbl>
    <w:p w14:paraId="46D955E8" w14:textId="77777777" w:rsidR="003D015F" w:rsidRPr="007372CC" w:rsidRDefault="003D015F">
      <w:pPr>
        <w:shd w:val="clear" w:color="auto" w:fill="FFFFFF"/>
        <w:rPr>
          <w:ins w:id="892" w:author="Мария Куклева" w:date="2026-05-31T20:01:00Z" w16du:dateUtc="2026-05-31T17:01:00Z"/>
          <w:bCs/>
          <w:i/>
          <w:color w:val="595959"/>
          <w:rPrChange w:id="893" w:author="Мария Куклева" w:date="2026-05-31T20:16:00Z" w16du:dateUtc="2026-05-31T17:16:00Z">
            <w:rPr>
              <w:ins w:id="894" w:author="Мария Куклева" w:date="2026-05-31T20:01:00Z" w16du:dateUtc="2026-05-31T17:01:00Z"/>
              <w:bCs/>
              <w:i/>
              <w:color w:val="595959"/>
              <w:lang w:val="en-US"/>
            </w:rPr>
          </w:rPrChange>
        </w:rPr>
      </w:pPr>
    </w:p>
    <w:p w14:paraId="748D97EA" w14:textId="2263F23A" w:rsidR="0093662D" w:rsidRDefault="00F728CD">
      <w:pPr>
        <w:shd w:val="clear" w:color="auto" w:fill="FFFFFF"/>
        <w:rPr>
          <w:ins w:id="895" w:author="Мария Куклева" w:date="2026-06-05T20:47:00Z" w16du:dateUtc="2026-06-05T17:47:00Z"/>
          <w:color w:val="535353" w:themeColor="background2"/>
        </w:rPr>
      </w:pPr>
      <w:ins w:id="896" w:author="Мария Куклева" w:date="2026-05-31T20:18:00Z" w16du:dateUtc="2026-05-31T17:18:00Z">
        <w:r>
          <w:rPr>
            <w:color w:val="535353" w:themeColor="background2"/>
            <w:lang w:val="en-US"/>
          </w:rPr>
          <w:t>UC-00</w:t>
        </w:r>
        <w:r>
          <w:rPr>
            <w:color w:val="535353" w:themeColor="background2"/>
          </w:rPr>
          <w:t>2</w:t>
        </w:r>
      </w:ins>
    </w:p>
    <w:p w14:paraId="23C2B9A6" w14:textId="113D80A0" w:rsidR="00787E88" w:rsidRPr="00787E88" w:rsidRDefault="00787E88">
      <w:pPr>
        <w:shd w:val="clear" w:color="auto" w:fill="FFFFFF"/>
        <w:rPr>
          <w:ins w:id="897" w:author="Мария Куклева" w:date="2026-05-31T20:01:00Z" w16du:dateUtc="2026-05-31T17:01:00Z"/>
          <w:bCs/>
          <w:iCs/>
          <w:color w:val="595959"/>
          <w:rPrChange w:id="898" w:author="Мария Куклева" w:date="2026-06-05T20:47:00Z" w16du:dateUtc="2026-06-05T17:47:00Z">
            <w:rPr>
              <w:ins w:id="899" w:author="Мария Куклева" w:date="2026-05-31T20:01:00Z" w16du:dateUtc="2026-05-31T17:01:00Z"/>
              <w:bCs/>
              <w:i/>
              <w:color w:val="595959"/>
              <w:lang w:val="en-US"/>
            </w:rPr>
          </w:rPrChange>
        </w:rPr>
      </w:pPr>
      <w:ins w:id="900" w:author="Мария Куклева" w:date="2026-06-05T20:47:00Z" w16du:dateUtc="2026-06-05T17:47:00Z">
        <w:r w:rsidRPr="00787E88">
          <w:rPr>
            <w:bCs/>
            <w:iCs/>
            <w:color w:val="595959"/>
            <w:rPrChange w:id="901" w:author="Мария Куклева" w:date="2026-06-05T20:47:00Z" w16du:dateUtc="2026-06-05T17:47:00Z">
              <w:rPr>
                <w:bCs/>
                <w:i/>
                <w:color w:val="595959"/>
              </w:rPr>
            </w:rPrChange>
          </w:rPr>
          <w:t>П</w:t>
        </w:r>
        <w:r w:rsidRPr="00787E88">
          <w:rPr>
            <w:bCs/>
            <w:iCs/>
            <w:color w:val="595959"/>
            <w:rPrChange w:id="902" w:author="Мария Куклева" w:date="2026-06-05T20:47:00Z" w16du:dateUtc="2026-06-05T17:47:00Z">
              <w:rPr>
                <w:bCs/>
                <w:i/>
                <w:color w:val="595959"/>
              </w:rPr>
            </w:rPrChange>
          </w:rPr>
          <w:t>ользовательские истории: US-6, US-7, US-8, US-9</w:t>
        </w:r>
      </w:ins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93662D" w14:paraId="54FB4ECE" w14:textId="77777777" w:rsidTr="00711E85">
        <w:trPr>
          <w:trHeight w:val="472"/>
          <w:ins w:id="903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E5CE0" w14:textId="77777777" w:rsidR="0093662D" w:rsidRDefault="0093662D" w:rsidP="00711E85">
            <w:pPr>
              <w:pStyle w:val="afa"/>
              <w:rPr>
                <w:ins w:id="904" w:author="Мария Куклева" w:date="2026-05-31T20:01:00Z" w16du:dateUtc="2026-05-31T17:01:00Z"/>
                <w:color w:val="535353" w:themeColor="background2"/>
              </w:rPr>
            </w:pPr>
            <w:ins w:id="905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Вариант использования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DAFBA" w14:textId="11241FAC" w:rsidR="0093662D" w:rsidRPr="00F728CD" w:rsidRDefault="00F728CD" w:rsidP="00711E85">
            <w:pPr>
              <w:pStyle w:val="afa"/>
              <w:rPr>
                <w:ins w:id="906" w:author="Мария Куклева" w:date="2026-05-31T20:01:00Z" w16du:dateUtc="2026-05-31T17:01:00Z"/>
                <w:color w:val="535353" w:themeColor="background2"/>
              </w:rPr>
            </w:pPr>
            <w:ins w:id="907" w:author="Мария Куклева" w:date="2026-05-31T20:27:00Z" w16du:dateUtc="2026-05-31T17:27:00Z">
              <w:r w:rsidRPr="0093662D">
                <w:rPr>
                  <w:rFonts w:ascii="Times New Roman" w:hAnsi="Times New Roman"/>
                  <w:color w:val="535353" w:themeColor="background2"/>
                </w:rPr>
                <w:t>Поиск, фильтрация и выбор товара</w:t>
              </w:r>
            </w:ins>
          </w:p>
        </w:tc>
      </w:tr>
      <w:tr w:rsidR="0093662D" w14:paraId="22DCC824" w14:textId="77777777" w:rsidTr="00711E85">
        <w:trPr>
          <w:trHeight w:val="472"/>
          <w:ins w:id="908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B25AE" w14:textId="77777777" w:rsidR="0093662D" w:rsidRDefault="0093662D" w:rsidP="00711E85">
            <w:pPr>
              <w:pStyle w:val="afa"/>
              <w:rPr>
                <w:ins w:id="909" w:author="Мария Куклева" w:date="2026-05-31T20:01:00Z" w16du:dateUtc="2026-05-31T17:01:00Z"/>
                <w:color w:val="535353" w:themeColor="background2"/>
              </w:rPr>
            </w:pPr>
            <w:ins w:id="910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Уровень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B14CD0" w14:textId="41C981F3" w:rsidR="0093662D" w:rsidRDefault="0093662D" w:rsidP="00711E85">
            <w:pPr>
              <w:pStyle w:val="afa"/>
              <w:rPr>
                <w:ins w:id="911" w:author="Мария Куклева" w:date="2026-05-31T20:01:00Z" w16du:dateUtc="2026-05-31T17:01:00Z"/>
                <w:color w:val="535353" w:themeColor="background2"/>
              </w:rPr>
            </w:pPr>
          </w:p>
        </w:tc>
      </w:tr>
      <w:tr w:rsidR="0093662D" w14:paraId="6797D371" w14:textId="77777777" w:rsidTr="00711E85">
        <w:trPr>
          <w:trHeight w:val="452"/>
          <w:ins w:id="912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6DB3B" w14:textId="77777777" w:rsidR="0093662D" w:rsidRDefault="0093662D" w:rsidP="00711E85">
            <w:pPr>
              <w:pStyle w:val="afa"/>
              <w:rPr>
                <w:ins w:id="913" w:author="Мария Куклева" w:date="2026-05-31T20:01:00Z" w16du:dateUtc="2026-05-31T17:01:00Z"/>
                <w:color w:val="535353" w:themeColor="background2"/>
              </w:rPr>
            </w:pPr>
            <w:ins w:id="914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Основной актор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52B38" w14:textId="77777777" w:rsidR="0093662D" w:rsidRDefault="0093662D" w:rsidP="00711E85">
            <w:pPr>
              <w:pStyle w:val="afa"/>
              <w:rPr>
                <w:ins w:id="915" w:author="Мария Куклева" w:date="2026-05-31T20:01:00Z" w16du:dateUtc="2026-05-31T17:01:00Z"/>
                <w:color w:val="535353" w:themeColor="background2"/>
              </w:rPr>
            </w:pPr>
            <w:ins w:id="916" w:author="Мария Куклева" w:date="2026-05-31T20:01:00Z" w16du:dateUtc="2026-05-31T17:01:00Z">
              <w:r w:rsidRPr="0093662D">
                <w:rPr>
                  <w:rFonts w:ascii="Times New Roman" w:hAnsi="Times New Roman"/>
                  <w:color w:val="535353" w:themeColor="background2"/>
                </w:rPr>
                <w:t>Покупатель</w:t>
              </w:r>
            </w:ins>
          </w:p>
        </w:tc>
      </w:tr>
      <w:tr w:rsidR="0093662D" w14:paraId="55ED8B28" w14:textId="77777777" w:rsidTr="00711E85">
        <w:trPr>
          <w:trHeight w:val="452"/>
          <w:ins w:id="917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7768F" w14:textId="77777777" w:rsidR="0093662D" w:rsidRDefault="0093662D" w:rsidP="00711E85">
            <w:pPr>
              <w:pStyle w:val="afa"/>
              <w:rPr>
                <w:ins w:id="918" w:author="Мария Куклева" w:date="2026-05-31T20:01:00Z" w16du:dateUtc="2026-05-31T17:01:00Z"/>
                <w:color w:val="535353" w:themeColor="background2"/>
              </w:rPr>
            </w:pPr>
            <w:ins w:id="919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Предусловие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AC23FE" w14:textId="0BD7A096" w:rsidR="0093662D" w:rsidRDefault="00F728CD" w:rsidP="00711E85">
            <w:pPr>
              <w:pStyle w:val="afa"/>
              <w:rPr>
                <w:ins w:id="920" w:author="Мария Куклева" w:date="2026-05-31T20:01:00Z" w16du:dateUtc="2026-05-31T17:01:00Z"/>
                <w:color w:val="535353" w:themeColor="background2"/>
              </w:rPr>
            </w:pPr>
            <w:ins w:id="921" w:author="Мария Куклева" w:date="2026-05-31T20:27:00Z">
              <w:r w:rsidRPr="00F728CD">
                <w:rPr>
                  <w:rFonts w:ascii="Times New Roman" w:hAnsi="Times New Roman"/>
                  <w:color w:val="535353" w:themeColor="background2"/>
                </w:rPr>
                <w:t>Пользователь авторизован (опционально) или находится на главной странице сайта</w:t>
              </w:r>
            </w:ins>
          </w:p>
        </w:tc>
      </w:tr>
      <w:tr w:rsidR="0093662D" w14:paraId="0A3F3DC2" w14:textId="77777777" w:rsidTr="00711E85">
        <w:trPr>
          <w:trHeight w:val="491"/>
          <w:ins w:id="922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06D1A" w14:textId="77777777" w:rsidR="0093662D" w:rsidRDefault="0093662D" w:rsidP="00711E85">
            <w:pPr>
              <w:pStyle w:val="afa"/>
              <w:rPr>
                <w:ins w:id="923" w:author="Мария Куклева" w:date="2026-05-31T20:01:00Z" w16du:dateUtc="2026-05-31T17:01:00Z"/>
                <w:color w:val="535353" w:themeColor="background2"/>
              </w:rPr>
            </w:pPr>
            <w:ins w:id="924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Описание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643AE" w14:textId="71E6B801" w:rsidR="0093662D" w:rsidRDefault="00BC2A46" w:rsidP="00711E85">
            <w:pPr>
              <w:pStyle w:val="afa"/>
              <w:rPr>
                <w:ins w:id="925" w:author="Мария Куклева" w:date="2026-05-31T20:01:00Z" w16du:dateUtc="2026-05-31T17:01:00Z"/>
                <w:color w:val="535353" w:themeColor="background2"/>
              </w:rPr>
            </w:pPr>
            <w:ins w:id="926" w:author="Мария Куклева" w:date="2026-05-31T20:27:00Z">
              <w:r w:rsidRPr="00BC2A46">
                <w:rPr>
                  <w:rFonts w:ascii="Times New Roman" w:hAnsi="Times New Roman"/>
                  <w:color w:val="535353" w:themeColor="background2"/>
                </w:rPr>
                <w:t>1. Пользователь вводит название товара в поисковую строку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2. Система отображает список товаров, соответствующих запросу, с фотографиями, ценой и наличием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3. Пользователь применяет фильтры (по цене, категории, наличию)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4. Система обновляет список товаров в соответствии с фильтрами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5. Пользователь сортирует товары (по цене, по популярности)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6. Система обновляет порядок отображения товаров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7. Пользователь нажимает на карточку интересующего товара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8. Система отображает карточку товара с подробным описанием, фотографиями, ценой и наличием</w:t>
              </w:r>
            </w:ins>
          </w:p>
        </w:tc>
      </w:tr>
      <w:tr w:rsidR="0093662D" w14:paraId="144066D3" w14:textId="77777777" w:rsidTr="00711E85">
        <w:trPr>
          <w:trHeight w:val="452"/>
          <w:ins w:id="927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10342" w14:textId="77777777" w:rsidR="0093662D" w:rsidRDefault="0093662D" w:rsidP="00711E85">
            <w:pPr>
              <w:pStyle w:val="afa"/>
              <w:rPr>
                <w:ins w:id="928" w:author="Мария Куклева" w:date="2026-05-31T20:01:00Z" w16du:dateUtc="2026-05-31T17:01:00Z"/>
                <w:color w:val="535353" w:themeColor="background2"/>
              </w:rPr>
            </w:pPr>
            <w:ins w:id="929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Расширения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6D543" w14:textId="58085BB8" w:rsidR="0093662D" w:rsidRDefault="00BC2A46" w:rsidP="00711E85">
            <w:pPr>
              <w:pStyle w:val="afa"/>
              <w:rPr>
                <w:ins w:id="930" w:author="Мария Куклева" w:date="2026-05-31T20:01:00Z" w16du:dateUtc="2026-05-31T17:01:00Z"/>
                <w:color w:val="535353" w:themeColor="background2"/>
              </w:rPr>
            </w:pPr>
            <w:ins w:id="931" w:author="Мария Куклева" w:date="2026-05-31T20:28:00Z"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t>1а. Поиск не дал результатов:</w:t>
              </w:r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</w:r>
              <w:r w:rsidRPr="001611BA">
                <w:rPr>
                  <w:rFonts w:ascii="Times New Roman" w:hAnsi="Times New Roman"/>
                  <w:color w:val="535353" w:themeColor="background2"/>
                  <w:rPrChange w:id="932" w:author="Мария Куклева" w:date="2026-05-31T20:51:00Z" w16du:dateUtc="2026-05-31T17:51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— Система отображает сообщение «Ничего не найдено. Попробуйте изменить запрос»</w:t>
              </w:r>
              <w:r w:rsidRPr="001611BA">
                <w:rPr>
                  <w:rFonts w:ascii="Times New Roman" w:hAnsi="Times New Roman"/>
                  <w:color w:val="535353" w:themeColor="background2"/>
                  <w:rPrChange w:id="933" w:author="Мария Куклева" w:date="2026-05-31T20:51:00Z" w16du:dateUtc="2026-05-31T17:51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br/>
                <w:t>— Система предлагает популярные товары или категории</w:t>
              </w:r>
            </w:ins>
            <w:ins w:id="934" w:author="Мария Куклева" w:date="2026-05-31T20:51:00Z" w16du:dateUtc="2026-05-31T17:51:00Z">
              <w:r w:rsidR="001611BA">
                <w:rPr>
                  <w:rFonts w:ascii="Times New Roman" w:hAnsi="Times New Roman"/>
                  <w:color w:val="535353" w:themeColor="background2"/>
                </w:rPr>
                <w:t>. Конец</w:t>
              </w:r>
            </w:ins>
            <w:ins w:id="935" w:author="Мария Куклева" w:date="2026-05-31T20:28:00Z"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</w:r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  <w:t>7а. Товара нет в наличии:</w:t>
              </w:r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</w:r>
              <w:r w:rsidRPr="001611BA">
                <w:rPr>
                  <w:rFonts w:ascii="Times New Roman" w:hAnsi="Times New Roman"/>
                  <w:color w:val="535353" w:themeColor="background2"/>
                  <w:rPrChange w:id="936" w:author="Мария Куклева" w:date="2026-05-31T20:52:00Z" w16du:dateUtc="2026-05-31T17:52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— Кнопка «Добавить в корзину» неактивна</w:t>
              </w:r>
            </w:ins>
            <w:ins w:id="937" w:author="Мария Куклева" w:date="2026-05-31T20:52:00Z" w16du:dateUtc="2026-05-31T17:52:00Z">
              <w:r w:rsidR="001611BA">
                <w:rPr>
                  <w:rFonts w:ascii="Times New Roman" w:hAnsi="Times New Roman"/>
                  <w:color w:val="535353" w:themeColor="background2"/>
                </w:rPr>
                <w:t>. Переход к шагу</w:t>
              </w:r>
            </w:ins>
            <w:ins w:id="938" w:author="Мария Куклева" w:date="2026-05-31T20:55:00Z" w16du:dateUtc="2026-05-31T17:55:00Z">
              <w:r w:rsidR="001611BA">
                <w:rPr>
                  <w:rFonts w:ascii="Times New Roman" w:hAnsi="Times New Roman"/>
                  <w:color w:val="535353" w:themeColor="background2"/>
                </w:rPr>
                <w:t xml:space="preserve"> 2.</w:t>
              </w:r>
            </w:ins>
            <w:ins w:id="939" w:author="Мария Куклева" w:date="2026-05-31T20:52:00Z" w16du:dateUtc="2026-05-31T17:52:00Z">
              <w:r w:rsidR="001611BA">
                <w:rPr>
                  <w:rFonts w:ascii="Times New Roman" w:hAnsi="Times New Roman"/>
                  <w:color w:val="535353" w:themeColor="background2"/>
                </w:rPr>
                <w:t xml:space="preserve"> </w:t>
              </w:r>
            </w:ins>
          </w:p>
        </w:tc>
      </w:tr>
    </w:tbl>
    <w:p w14:paraId="02D0190A" w14:textId="77777777" w:rsidR="0093662D" w:rsidRDefault="0093662D">
      <w:pPr>
        <w:shd w:val="clear" w:color="auto" w:fill="FFFFFF"/>
        <w:rPr>
          <w:ins w:id="940" w:author="Мария Куклева" w:date="2026-05-31T20:18:00Z" w16du:dateUtc="2026-05-31T17:18:00Z"/>
          <w:bCs/>
          <w:i/>
          <w:color w:val="595959"/>
        </w:rPr>
      </w:pPr>
    </w:p>
    <w:p w14:paraId="6BD584C2" w14:textId="4048ABB6" w:rsidR="00F728CD" w:rsidRDefault="00F728CD">
      <w:pPr>
        <w:shd w:val="clear" w:color="auto" w:fill="FFFFFF"/>
        <w:rPr>
          <w:ins w:id="941" w:author="Мария Куклева" w:date="2026-06-05T20:47:00Z" w16du:dateUtc="2026-06-05T17:47:00Z"/>
          <w:color w:val="535353" w:themeColor="background2"/>
        </w:rPr>
      </w:pPr>
      <w:ins w:id="942" w:author="Мария Куклева" w:date="2026-05-31T20:18:00Z" w16du:dateUtc="2026-05-31T17:18:00Z">
        <w:r>
          <w:rPr>
            <w:color w:val="535353" w:themeColor="background2"/>
            <w:lang w:val="en-US"/>
          </w:rPr>
          <w:t>UC-00</w:t>
        </w:r>
        <w:r>
          <w:rPr>
            <w:color w:val="535353" w:themeColor="background2"/>
          </w:rPr>
          <w:t>3</w:t>
        </w:r>
      </w:ins>
    </w:p>
    <w:p w14:paraId="0F2D9A4E" w14:textId="635159B6" w:rsidR="00787E88" w:rsidRPr="00787E88" w:rsidRDefault="00787E88">
      <w:pPr>
        <w:shd w:val="clear" w:color="auto" w:fill="FFFFFF"/>
        <w:rPr>
          <w:bCs/>
          <w:iCs/>
          <w:color w:val="595959"/>
          <w:lang w:val="en-US"/>
          <w:rPrChange w:id="943" w:author="Мария Куклева" w:date="2026-06-05T20:47:00Z" w16du:dateUtc="2026-06-05T17:47:00Z">
            <w:rPr>
              <w:bCs/>
              <w:i/>
              <w:color w:val="595959"/>
            </w:rPr>
          </w:rPrChange>
        </w:rPr>
      </w:pPr>
      <w:ins w:id="944" w:author="Мария Куклева" w:date="2026-06-05T20:47:00Z" w16du:dateUtc="2026-06-05T17:47:00Z">
        <w:r w:rsidRPr="00787E88">
          <w:rPr>
            <w:bCs/>
            <w:iCs/>
            <w:color w:val="595959"/>
            <w:rPrChange w:id="945" w:author="Мария Куклева" w:date="2026-06-05T20:47:00Z" w16du:dateUtc="2026-06-05T17:47:00Z">
              <w:rPr>
                <w:bCs/>
                <w:i/>
                <w:color w:val="595959"/>
              </w:rPr>
            </w:rPrChange>
          </w:rPr>
          <w:lastRenderedPageBreak/>
          <w:t>П</w:t>
        </w:r>
        <w:proofErr w:type="spellStart"/>
        <w:r w:rsidRPr="00787E88">
          <w:rPr>
            <w:bCs/>
            <w:iCs/>
            <w:color w:val="595959"/>
            <w:lang w:val="en-US"/>
            <w:rPrChange w:id="946" w:author="Мария Куклева" w:date="2026-06-05T20:47:00Z" w16du:dateUtc="2026-06-05T17:47:00Z">
              <w:rPr>
                <w:bCs/>
                <w:i/>
                <w:color w:val="595959"/>
                <w:lang w:val="en-US"/>
              </w:rPr>
            </w:rPrChange>
          </w:rPr>
          <w:t>ользовательские</w:t>
        </w:r>
        <w:proofErr w:type="spellEnd"/>
        <w:r w:rsidRPr="00787E88">
          <w:rPr>
            <w:bCs/>
            <w:iCs/>
            <w:color w:val="595959"/>
            <w:lang w:val="en-US"/>
            <w:rPrChange w:id="947" w:author="Мария Куклева" w:date="2026-06-05T20:47:00Z" w16du:dateUtc="2026-06-05T17:47:00Z">
              <w:rPr>
                <w:bCs/>
                <w:i/>
                <w:color w:val="595959"/>
                <w:lang w:val="en-US"/>
              </w:rPr>
            </w:rPrChange>
          </w:rPr>
          <w:t xml:space="preserve"> </w:t>
        </w:r>
        <w:proofErr w:type="spellStart"/>
        <w:r w:rsidRPr="00787E88">
          <w:rPr>
            <w:bCs/>
            <w:iCs/>
            <w:color w:val="595959"/>
            <w:lang w:val="en-US"/>
            <w:rPrChange w:id="948" w:author="Мария Куклева" w:date="2026-06-05T20:47:00Z" w16du:dateUtc="2026-06-05T17:47:00Z">
              <w:rPr>
                <w:bCs/>
                <w:i/>
                <w:color w:val="595959"/>
                <w:lang w:val="en-US"/>
              </w:rPr>
            </w:rPrChange>
          </w:rPr>
          <w:t>истории</w:t>
        </w:r>
        <w:proofErr w:type="spellEnd"/>
        <w:r w:rsidRPr="00787E88">
          <w:rPr>
            <w:bCs/>
            <w:iCs/>
            <w:color w:val="595959"/>
            <w:lang w:val="en-US"/>
            <w:rPrChange w:id="949" w:author="Мария Куклева" w:date="2026-06-05T20:47:00Z" w16du:dateUtc="2026-06-05T17:47:00Z">
              <w:rPr>
                <w:bCs/>
                <w:i/>
                <w:color w:val="595959"/>
                <w:lang w:val="en-US"/>
              </w:rPr>
            </w:rPrChange>
          </w:rPr>
          <w:t>: US-10, US-11, US-12, US-13, US-14, US-15</w:t>
        </w:r>
      </w:ins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70"/>
        <w:gridCol w:w="4670"/>
        <w:tblGridChange w:id="950">
          <w:tblGrid>
            <w:gridCol w:w="4670"/>
            <w:gridCol w:w="4670"/>
          </w:tblGrid>
        </w:tblGridChange>
      </w:tblGrid>
      <w:tr w:rsidR="0093662D" w14:paraId="67BD6266" w14:textId="77777777" w:rsidTr="00711E85">
        <w:trPr>
          <w:trHeight w:val="472"/>
          <w:ins w:id="951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96D99" w14:textId="77777777" w:rsidR="0093662D" w:rsidRDefault="0093662D" w:rsidP="00711E85">
            <w:pPr>
              <w:pStyle w:val="afa"/>
              <w:rPr>
                <w:ins w:id="952" w:author="Мария Куклева" w:date="2026-05-31T20:01:00Z" w16du:dateUtc="2026-05-31T17:01:00Z"/>
                <w:color w:val="535353" w:themeColor="background2"/>
              </w:rPr>
            </w:pPr>
            <w:ins w:id="953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Вариант использования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E4D04" w14:textId="3D12E9A4" w:rsidR="0093662D" w:rsidRPr="00BC2A46" w:rsidRDefault="00BC2A46" w:rsidP="00711E85">
            <w:pPr>
              <w:pStyle w:val="afa"/>
              <w:rPr>
                <w:ins w:id="954" w:author="Мария Куклева" w:date="2026-05-31T20:01:00Z" w16du:dateUtc="2026-05-31T17:01:00Z"/>
                <w:color w:val="535353" w:themeColor="background2"/>
              </w:rPr>
            </w:pPr>
            <w:ins w:id="955" w:author="Мария Куклева" w:date="2026-05-31T20:28:00Z">
              <w:r w:rsidRPr="00BC2A46">
                <w:rPr>
                  <w:rFonts w:ascii="Times New Roman" w:hAnsi="Times New Roman"/>
                  <w:color w:val="535353" w:themeColor="background2"/>
                </w:rPr>
                <w:t>Управление корзиной и оформление заказа</w:t>
              </w:r>
            </w:ins>
          </w:p>
        </w:tc>
      </w:tr>
      <w:tr w:rsidR="0093662D" w14:paraId="6BF2964C" w14:textId="77777777" w:rsidTr="00711E85">
        <w:trPr>
          <w:trHeight w:val="472"/>
          <w:ins w:id="956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4DBFD" w14:textId="77777777" w:rsidR="0093662D" w:rsidRDefault="0093662D" w:rsidP="00711E85">
            <w:pPr>
              <w:pStyle w:val="afa"/>
              <w:rPr>
                <w:ins w:id="957" w:author="Мария Куклева" w:date="2026-05-31T20:01:00Z" w16du:dateUtc="2026-05-31T17:01:00Z"/>
                <w:color w:val="535353" w:themeColor="background2"/>
              </w:rPr>
            </w:pPr>
            <w:ins w:id="958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Уровень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85932" w14:textId="73E40830" w:rsidR="0093662D" w:rsidRDefault="0093662D" w:rsidP="00711E85">
            <w:pPr>
              <w:pStyle w:val="afa"/>
              <w:rPr>
                <w:ins w:id="959" w:author="Мария Куклева" w:date="2026-05-31T20:01:00Z" w16du:dateUtc="2026-05-31T17:01:00Z"/>
                <w:color w:val="535353" w:themeColor="background2"/>
              </w:rPr>
            </w:pPr>
          </w:p>
        </w:tc>
      </w:tr>
      <w:tr w:rsidR="0093662D" w14:paraId="4596570D" w14:textId="77777777" w:rsidTr="00711E85">
        <w:trPr>
          <w:trHeight w:val="452"/>
          <w:ins w:id="960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CD838" w14:textId="77777777" w:rsidR="0093662D" w:rsidRDefault="0093662D" w:rsidP="00711E85">
            <w:pPr>
              <w:pStyle w:val="afa"/>
              <w:rPr>
                <w:ins w:id="961" w:author="Мария Куклева" w:date="2026-05-31T20:01:00Z" w16du:dateUtc="2026-05-31T17:01:00Z"/>
                <w:color w:val="535353" w:themeColor="background2"/>
              </w:rPr>
            </w:pPr>
            <w:ins w:id="962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Основной актор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FCADD" w14:textId="77777777" w:rsidR="0093662D" w:rsidRDefault="0093662D" w:rsidP="00711E85">
            <w:pPr>
              <w:pStyle w:val="afa"/>
              <w:rPr>
                <w:ins w:id="963" w:author="Мария Куклева" w:date="2026-05-31T20:01:00Z" w16du:dateUtc="2026-05-31T17:01:00Z"/>
                <w:color w:val="535353" w:themeColor="background2"/>
              </w:rPr>
            </w:pPr>
            <w:ins w:id="964" w:author="Мария Куклева" w:date="2026-05-31T20:01:00Z" w16du:dateUtc="2026-05-31T17:01:00Z">
              <w:r w:rsidRPr="0093662D">
                <w:rPr>
                  <w:rFonts w:ascii="Times New Roman" w:hAnsi="Times New Roman"/>
                  <w:color w:val="535353" w:themeColor="background2"/>
                </w:rPr>
                <w:t>Покупатель</w:t>
              </w:r>
            </w:ins>
          </w:p>
        </w:tc>
      </w:tr>
      <w:tr w:rsidR="0093662D" w14:paraId="69AD25E9" w14:textId="77777777" w:rsidTr="00711E85">
        <w:trPr>
          <w:trHeight w:val="452"/>
          <w:ins w:id="965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6749A" w14:textId="77777777" w:rsidR="0093662D" w:rsidRDefault="0093662D" w:rsidP="00711E85">
            <w:pPr>
              <w:pStyle w:val="afa"/>
              <w:rPr>
                <w:ins w:id="966" w:author="Мария Куклева" w:date="2026-05-31T20:01:00Z" w16du:dateUtc="2026-05-31T17:01:00Z"/>
                <w:color w:val="535353" w:themeColor="background2"/>
              </w:rPr>
            </w:pPr>
            <w:ins w:id="967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Предусловие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3FA7C" w14:textId="33CAE6BC" w:rsidR="0093662D" w:rsidRDefault="00BC2A46" w:rsidP="00711E85">
            <w:pPr>
              <w:pStyle w:val="afa"/>
              <w:rPr>
                <w:ins w:id="968" w:author="Мария Куклева" w:date="2026-05-31T20:01:00Z" w16du:dateUtc="2026-05-31T17:01:00Z"/>
                <w:color w:val="535353" w:themeColor="background2"/>
              </w:rPr>
            </w:pPr>
            <w:ins w:id="969" w:author="Мария Куклева" w:date="2026-05-31T20:28:00Z">
              <w:r w:rsidRPr="00BC2A46">
                <w:rPr>
                  <w:rFonts w:ascii="Times New Roman" w:hAnsi="Times New Roman"/>
                  <w:color w:val="535353" w:themeColor="background2"/>
                </w:rPr>
                <w:t>Пользователь добавил хотя бы один товар в корзину</w:t>
              </w:r>
            </w:ins>
          </w:p>
        </w:tc>
      </w:tr>
      <w:tr w:rsidR="0093662D" w14:paraId="3D090F0A" w14:textId="77777777" w:rsidTr="00711E85">
        <w:trPr>
          <w:trHeight w:val="491"/>
          <w:ins w:id="970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444B2" w14:textId="77777777" w:rsidR="0093662D" w:rsidRDefault="0093662D" w:rsidP="00711E85">
            <w:pPr>
              <w:pStyle w:val="afa"/>
              <w:rPr>
                <w:ins w:id="971" w:author="Мария Куклева" w:date="2026-05-31T20:01:00Z" w16du:dateUtc="2026-05-31T17:01:00Z"/>
                <w:color w:val="535353" w:themeColor="background2"/>
              </w:rPr>
            </w:pPr>
            <w:ins w:id="972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Описание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C2D76" w14:textId="77593046" w:rsidR="0093662D" w:rsidRDefault="00BC2A46" w:rsidP="00711E85">
            <w:pPr>
              <w:pStyle w:val="afa"/>
              <w:rPr>
                <w:ins w:id="973" w:author="Мария Куклева" w:date="2026-05-31T20:01:00Z" w16du:dateUtc="2026-05-31T17:01:00Z"/>
                <w:color w:val="535353" w:themeColor="background2"/>
              </w:rPr>
            </w:pPr>
            <w:ins w:id="974" w:author="Мария Куклева" w:date="2026-05-31T20:28:00Z">
              <w:r w:rsidRPr="00BC2A46">
                <w:rPr>
                  <w:rFonts w:ascii="Times New Roman" w:hAnsi="Times New Roman"/>
                  <w:color w:val="535353" w:themeColor="background2"/>
                </w:rPr>
                <w:t>1. Пользователь переходит в корзину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2. Система отображает список товаров с фотографиями, ценами, количеством и общей суммой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3. Пользователь изменяет количество товара (+ или -)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4. Система пересчитывает общую сумму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5. Пользователь удаляет отдельные товары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6. Система обновляет корзину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7. Пользователь отмечает чекбоксами товары для оплаты (опционально)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8. Пользователь вводит промокод (опционально) и нажимает «Применить»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9. Система применяет скидку и пересчитывает сумму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10. Пользователь нажимает кнопку «Перейти к оформлению» (зелёного цвета)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11. Система отображает страницу оформления заказа</w:t>
              </w:r>
            </w:ins>
          </w:p>
        </w:tc>
      </w:tr>
      <w:tr w:rsidR="0093662D" w14:paraId="473796CF" w14:textId="77777777" w:rsidTr="00BC2A46">
        <w:tblPrEx>
          <w:tblW w:w="9340" w:type="dxa"/>
          <w:tblInd w:w="108" w:type="dxa"/>
          <w:tbl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  <w:insideH w:val="single" w:sz="8" w:space="0" w:color="FFFFFF"/>
            <w:insideV w:val="single" w:sz="8" w:space="0" w:color="FFFFFF"/>
          </w:tblBorders>
          <w:shd w:val="clear" w:color="auto" w:fill="CED7E7"/>
          <w:tblLayout w:type="fixed"/>
          <w:tblPrExChange w:id="975" w:author="Мария Куклева" w:date="2026-05-31T20:29:00Z" w16du:dateUtc="2026-05-31T17:29:00Z">
            <w:tblPrEx>
              <w:tblW w:w="9340" w:type="dxa"/>
              <w:tblInd w:w="108" w:type="dxa"/>
              <w:tblBorders>
                <w:top w:val="single" w:sz="8" w:space="0" w:color="FFFFFF"/>
                <w:left w:val="single" w:sz="8" w:space="0" w:color="FFFFFF"/>
                <w:bottom w:val="single" w:sz="8" w:space="0" w:color="FFFFFF"/>
                <w:right w:val="single" w:sz="8" w:space="0" w:color="FFFFFF"/>
                <w:insideH w:val="single" w:sz="8" w:space="0" w:color="FFFFFF"/>
                <w:insideV w:val="single" w:sz="8" w:space="0" w:color="FFFFFF"/>
              </w:tblBorders>
              <w:shd w:val="clear" w:color="auto" w:fill="CED7E7"/>
              <w:tblLayout w:type="fixed"/>
            </w:tblPrEx>
          </w:tblPrExChange>
        </w:tblPrEx>
        <w:trPr>
          <w:trHeight w:val="97"/>
          <w:ins w:id="976" w:author="Мария Куклева" w:date="2026-05-31T20:01:00Z"/>
          <w:trPrChange w:id="977" w:author="Мария Куклева" w:date="2026-05-31T20:29:00Z" w16du:dateUtc="2026-05-31T17:29:00Z">
            <w:trPr>
              <w:trHeight w:val="452"/>
            </w:trPr>
          </w:trPrChange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  <w:tcPrChange w:id="978" w:author="Мария Куклева" w:date="2026-05-31T20:29:00Z" w16du:dateUtc="2026-05-31T17:29:00Z">
              <w:tcPr>
                <w:tcW w:w="46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DDDDDD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14:paraId="1F92C030" w14:textId="77777777" w:rsidR="0093662D" w:rsidRDefault="0093662D" w:rsidP="00711E85">
            <w:pPr>
              <w:pStyle w:val="afa"/>
              <w:rPr>
                <w:ins w:id="979" w:author="Мария Куклева" w:date="2026-05-31T20:01:00Z" w16du:dateUtc="2026-05-31T17:01:00Z"/>
                <w:color w:val="535353" w:themeColor="background2"/>
              </w:rPr>
            </w:pPr>
            <w:ins w:id="980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Расширения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cPrChange w:id="981" w:author="Мария Куклева" w:date="2026-05-31T20:29:00Z" w16du:dateUtc="2026-05-31T17:29:00Z">
              <w:tcPr>
                <w:tcW w:w="4670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FFFFFF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</w:tcPrChange>
          </w:tcPr>
          <w:p w14:paraId="5BE3A4D6" w14:textId="4BFE526D" w:rsidR="0093662D" w:rsidRPr="009149C2" w:rsidRDefault="00BC2A46" w:rsidP="00711E85">
            <w:pPr>
              <w:pStyle w:val="afa"/>
              <w:rPr>
                <w:ins w:id="982" w:author="Мария Куклева" w:date="2026-05-31T20:01:00Z" w16du:dateUtc="2026-05-31T17:01:00Z"/>
                <w:rFonts w:ascii="Times New Roman" w:hAnsi="Times New Roman"/>
                <w:i/>
                <w:iCs/>
                <w:color w:val="535353" w:themeColor="background2"/>
                <w:rPrChange w:id="983" w:author="Мария Куклева" w:date="2026-05-31T20:59:00Z" w16du:dateUtc="2026-05-31T17:59:00Z">
                  <w:rPr>
                    <w:ins w:id="984" w:author="Мария Куклева" w:date="2026-05-31T20:01:00Z" w16du:dateUtc="2026-05-31T17:01:00Z"/>
                    <w:color w:val="535353" w:themeColor="background2"/>
                  </w:rPr>
                </w:rPrChange>
              </w:rPr>
            </w:pPr>
            <w:ins w:id="985" w:author="Мария Куклева" w:date="2026-05-31T20:30:00Z"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t>3а. Пользователь нажал «Удалить всё»:</w:t>
              </w:r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  <w:t xml:space="preserve">— </w:t>
              </w:r>
              <w:r w:rsidRPr="00BC2A46">
                <w:rPr>
                  <w:rFonts w:ascii="Times New Roman" w:hAnsi="Times New Roman"/>
                  <w:color w:val="535353" w:themeColor="background2"/>
                  <w:rPrChange w:id="986" w:author="Мария Куклева" w:date="2026-05-31T20:30:00Z" w16du:dateUtc="2026-05-31T17:30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Система отображает подтверждение «Очистить корзину»</w:t>
              </w:r>
              <w:r w:rsidRPr="00BC2A46">
                <w:rPr>
                  <w:rFonts w:ascii="Times New Roman" w:hAnsi="Times New Roman"/>
                  <w:color w:val="535353" w:themeColor="background2"/>
                  <w:rPrChange w:id="987" w:author="Мария Куклева" w:date="2026-05-31T20:30:00Z" w16du:dateUtc="2026-05-31T17:30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br/>
                <w:t>— При подтверждении корзина очищается</w:t>
              </w:r>
            </w:ins>
            <w:ins w:id="988" w:author="Мария Куклева" w:date="2026-05-31T20:57:00Z" w16du:dateUtc="2026-05-31T17:57:00Z">
              <w:r w:rsidR="001611BA">
                <w:rPr>
                  <w:rFonts w:ascii="Times New Roman" w:hAnsi="Times New Roman"/>
                  <w:color w:val="535353" w:themeColor="background2"/>
                </w:rPr>
                <w:t>. Конец.</w:t>
              </w:r>
            </w:ins>
            <w:ins w:id="989" w:author="Мария Куклева" w:date="2026-05-31T20:30:00Z"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</w:r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  <w:t>7а. Пользователь выбрал не все товары:</w:t>
              </w:r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  <w:t xml:space="preserve">— </w:t>
              </w:r>
              <w:r w:rsidRPr="00BC2A46">
                <w:rPr>
                  <w:rFonts w:ascii="Times New Roman" w:hAnsi="Times New Roman"/>
                  <w:color w:val="535353" w:themeColor="background2"/>
                  <w:rPrChange w:id="990" w:author="Мария Куклева" w:date="2026-05-31T20:30:00Z" w16du:dateUtc="2026-05-31T17:30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Система рассчитывает сумму только для выбранных товаров</w:t>
              </w:r>
              <w:r w:rsidRPr="00BC2A46">
                <w:rPr>
                  <w:rFonts w:ascii="Times New Roman" w:hAnsi="Times New Roman"/>
                  <w:color w:val="535353" w:themeColor="background2"/>
                  <w:rPrChange w:id="991" w:author="Мария Куклева" w:date="2026-05-31T20:30:00Z" w16du:dateUtc="2026-05-31T17:30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br/>
                <w:t>— Невыбранные товары остаются в корзине для последующих покупок</w:t>
              </w:r>
            </w:ins>
            <w:ins w:id="992" w:author="Мария Куклева" w:date="2026-05-31T20:57:00Z" w16du:dateUtc="2026-05-31T17:57:00Z">
              <w:r w:rsidR="001611BA">
                <w:rPr>
                  <w:rFonts w:ascii="Times New Roman" w:hAnsi="Times New Roman"/>
                  <w:color w:val="535353" w:themeColor="background2"/>
                </w:rPr>
                <w:t xml:space="preserve">. Переход к 10 </w:t>
              </w:r>
            </w:ins>
            <w:ins w:id="993" w:author="Мария Куклева" w:date="2026-05-31T20:58:00Z" w16du:dateUtc="2026-05-31T17:58:00Z">
              <w:r w:rsidR="001611BA">
                <w:rPr>
                  <w:rFonts w:ascii="Times New Roman" w:hAnsi="Times New Roman"/>
                  <w:color w:val="535353" w:themeColor="background2"/>
                </w:rPr>
                <w:t>шагу.</w:t>
              </w:r>
            </w:ins>
          </w:p>
        </w:tc>
      </w:tr>
    </w:tbl>
    <w:p w14:paraId="1AC1845E" w14:textId="77777777" w:rsidR="003D015F" w:rsidRPr="00BC2A46" w:rsidRDefault="003D015F">
      <w:pPr>
        <w:shd w:val="clear" w:color="auto" w:fill="FFFFFF"/>
        <w:rPr>
          <w:ins w:id="994" w:author="Мария Куклева" w:date="2026-05-31T20:01:00Z" w16du:dateUtc="2026-05-31T17:01:00Z"/>
          <w:i/>
          <w:iCs/>
          <w:color w:val="595959"/>
          <w:rPrChange w:id="995" w:author="Мария Куклева" w:date="2026-05-31T20:29:00Z" w16du:dateUtc="2026-05-31T17:29:00Z">
            <w:rPr>
              <w:ins w:id="996" w:author="Мария Куклева" w:date="2026-05-31T20:01:00Z" w16du:dateUtc="2026-05-31T17:01:00Z"/>
              <w:i/>
              <w:iCs/>
              <w:color w:val="595959"/>
              <w:lang w:val="en-US"/>
            </w:rPr>
          </w:rPrChange>
        </w:rPr>
      </w:pPr>
    </w:p>
    <w:p w14:paraId="694BE235" w14:textId="15AA3F93" w:rsidR="0093662D" w:rsidRDefault="00F728CD">
      <w:pPr>
        <w:shd w:val="clear" w:color="auto" w:fill="FFFFFF"/>
        <w:rPr>
          <w:ins w:id="997" w:author="Мария Куклева" w:date="2026-06-05T20:47:00Z" w16du:dateUtc="2026-06-05T17:47:00Z"/>
          <w:color w:val="535353" w:themeColor="background2"/>
        </w:rPr>
      </w:pPr>
      <w:ins w:id="998" w:author="Мария Куклева" w:date="2026-05-31T20:18:00Z" w16du:dateUtc="2026-05-31T17:18:00Z">
        <w:r>
          <w:rPr>
            <w:color w:val="535353" w:themeColor="background2"/>
            <w:lang w:val="en-US"/>
          </w:rPr>
          <w:t>UC-00</w:t>
        </w:r>
        <w:r>
          <w:rPr>
            <w:color w:val="535353" w:themeColor="background2"/>
          </w:rPr>
          <w:t>4</w:t>
        </w:r>
      </w:ins>
    </w:p>
    <w:p w14:paraId="7835799B" w14:textId="27973E0F" w:rsidR="00787E88" w:rsidRPr="00787E88" w:rsidRDefault="00787E88">
      <w:pPr>
        <w:shd w:val="clear" w:color="auto" w:fill="FFFFFF"/>
        <w:rPr>
          <w:ins w:id="999" w:author="Мария Куклева" w:date="2026-05-31T20:01:00Z" w16du:dateUtc="2026-05-31T17:01:00Z"/>
          <w:color w:val="595959"/>
          <w:lang w:val="en-US"/>
          <w:rPrChange w:id="1000" w:author="Мария Куклева" w:date="2026-06-05T20:48:00Z" w16du:dateUtc="2026-06-05T17:48:00Z">
            <w:rPr>
              <w:ins w:id="1001" w:author="Мария Куклева" w:date="2026-05-31T20:01:00Z" w16du:dateUtc="2026-05-31T17:01:00Z"/>
              <w:i/>
              <w:iCs/>
              <w:color w:val="595959"/>
              <w:lang w:val="en-US"/>
            </w:rPr>
          </w:rPrChange>
        </w:rPr>
      </w:pPr>
      <w:ins w:id="1002" w:author="Мария Куклева" w:date="2026-06-05T20:48:00Z" w16du:dateUtc="2026-06-05T17:48:00Z">
        <w:r w:rsidRPr="00787E88">
          <w:rPr>
            <w:color w:val="595959"/>
            <w:rPrChange w:id="1003" w:author="Мария Куклева" w:date="2026-06-05T20:48:00Z" w16du:dateUtc="2026-06-05T17:48:00Z">
              <w:rPr>
                <w:i/>
                <w:iCs/>
                <w:color w:val="595959"/>
              </w:rPr>
            </w:rPrChange>
          </w:rPr>
          <w:t>П</w:t>
        </w:r>
        <w:proofErr w:type="spellStart"/>
        <w:r w:rsidRPr="00787E88">
          <w:rPr>
            <w:color w:val="595959"/>
            <w:lang w:val="en-US"/>
            <w:rPrChange w:id="1004" w:author="Мария Куклева" w:date="2026-06-05T20:48:00Z" w16du:dateUtc="2026-06-05T17:48:00Z">
              <w:rPr>
                <w:i/>
                <w:iCs/>
                <w:color w:val="595959"/>
                <w:lang w:val="en-US"/>
              </w:rPr>
            </w:rPrChange>
          </w:rPr>
          <w:t>ользовательские</w:t>
        </w:r>
        <w:proofErr w:type="spellEnd"/>
        <w:r w:rsidRPr="00787E88">
          <w:rPr>
            <w:color w:val="595959"/>
            <w:lang w:val="en-US"/>
            <w:rPrChange w:id="1005" w:author="Мария Куклева" w:date="2026-06-05T20:48:00Z" w16du:dateUtc="2026-06-05T17:48:00Z">
              <w:rPr>
                <w:i/>
                <w:iCs/>
                <w:color w:val="595959"/>
                <w:lang w:val="en-US"/>
              </w:rPr>
            </w:rPrChange>
          </w:rPr>
          <w:t xml:space="preserve"> </w:t>
        </w:r>
        <w:proofErr w:type="spellStart"/>
        <w:r w:rsidRPr="00787E88">
          <w:rPr>
            <w:color w:val="595959"/>
            <w:lang w:val="en-US"/>
            <w:rPrChange w:id="1006" w:author="Мария Куклева" w:date="2026-06-05T20:48:00Z" w16du:dateUtc="2026-06-05T17:48:00Z">
              <w:rPr>
                <w:i/>
                <w:iCs/>
                <w:color w:val="595959"/>
                <w:lang w:val="en-US"/>
              </w:rPr>
            </w:rPrChange>
          </w:rPr>
          <w:t>истории</w:t>
        </w:r>
        <w:proofErr w:type="spellEnd"/>
        <w:r w:rsidRPr="00787E88">
          <w:rPr>
            <w:color w:val="595959"/>
            <w:lang w:val="en-US"/>
            <w:rPrChange w:id="1007" w:author="Мария Куклева" w:date="2026-06-05T20:48:00Z" w16du:dateUtc="2026-06-05T17:48:00Z">
              <w:rPr>
                <w:i/>
                <w:iCs/>
                <w:color w:val="595959"/>
                <w:lang w:val="en-US"/>
              </w:rPr>
            </w:rPrChange>
          </w:rPr>
          <w:t>: US-16, US-17, US-18, US-19, US-20, US-21, US-22, US-23, US-24, US-25, US-26</w:t>
        </w:r>
      </w:ins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93662D" w14:paraId="28C77621" w14:textId="77777777" w:rsidTr="00711E85">
        <w:trPr>
          <w:trHeight w:val="472"/>
          <w:ins w:id="1008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574C1" w14:textId="77777777" w:rsidR="0093662D" w:rsidRDefault="0093662D" w:rsidP="00711E85">
            <w:pPr>
              <w:pStyle w:val="afa"/>
              <w:rPr>
                <w:ins w:id="1009" w:author="Мария Куклева" w:date="2026-05-31T20:01:00Z" w16du:dateUtc="2026-05-31T17:01:00Z"/>
                <w:color w:val="535353" w:themeColor="background2"/>
              </w:rPr>
            </w:pPr>
            <w:ins w:id="1010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Вариант использования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CCED4" w14:textId="567CDC5C" w:rsidR="0093662D" w:rsidRPr="005639C5" w:rsidRDefault="005639C5" w:rsidP="00711E85">
            <w:pPr>
              <w:pStyle w:val="afa"/>
              <w:rPr>
                <w:ins w:id="1011" w:author="Мария Куклева" w:date="2026-05-31T20:01:00Z" w16du:dateUtc="2026-05-31T17:01:00Z"/>
                <w:color w:val="535353" w:themeColor="background2"/>
              </w:rPr>
            </w:pPr>
            <w:ins w:id="1012" w:author="Мария Куклева" w:date="2026-05-31T20:42:00Z" w16du:dateUtc="2026-05-31T17:42:00Z">
              <w:r w:rsidRPr="00BC2A46">
                <w:rPr>
                  <w:rFonts w:ascii="Times New Roman" w:hAnsi="Times New Roman"/>
                  <w:color w:val="535353" w:themeColor="background2"/>
                </w:rPr>
                <w:t>Оформление заказа, оплата и подтверждение</w:t>
              </w:r>
            </w:ins>
          </w:p>
        </w:tc>
      </w:tr>
      <w:tr w:rsidR="0093662D" w14:paraId="41EFEF53" w14:textId="77777777" w:rsidTr="00711E85">
        <w:trPr>
          <w:trHeight w:val="472"/>
          <w:ins w:id="1013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0BA509" w14:textId="77777777" w:rsidR="0093662D" w:rsidRDefault="0093662D" w:rsidP="00711E85">
            <w:pPr>
              <w:pStyle w:val="afa"/>
              <w:rPr>
                <w:ins w:id="1014" w:author="Мария Куклева" w:date="2026-05-31T20:01:00Z" w16du:dateUtc="2026-05-31T17:01:00Z"/>
                <w:color w:val="535353" w:themeColor="background2"/>
              </w:rPr>
            </w:pPr>
            <w:ins w:id="1015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Уровень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703F6" w14:textId="50DB5BDF" w:rsidR="0093662D" w:rsidRDefault="0093662D" w:rsidP="00711E85">
            <w:pPr>
              <w:pStyle w:val="afa"/>
              <w:rPr>
                <w:ins w:id="1016" w:author="Мария Куклева" w:date="2026-05-31T20:01:00Z" w16du:dateUtc="2026-05-31T17:01:00Z"/>
                <w:color w:val="535353" w:themeColor="background2"/>
              </w:rPr>
            </w:pPr>
          </w:p>
        </w:tc>
      </w:tr>
      <w:tr w:rsidR="0093662D" w14:paraId="1C672443" w14:textId="77777777" w:rsidTr="00711E85">
        <w:trPr>
          <w:trHeight w:val="452"/>
          <w:ins w:id="1017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D1FC4" w14:textId="77777777" w:rsidR="0093662D" w:rsidRDefault="0093662D" w:rsidP="00711E85">
            <w:pPr>
              <w:pStyle w:val="afa"/>
              <w:rPr>
                <w:ins w:id="1018" w:author="Мария Куклева" w:date="2026-05-31T20:01:00Z" w16du:dateUtc="2026-05-31T17:01:00Z"/>
                <w:color w:val="535353" w:themeColor="background2"/>
              </w:rPr>
            </w:pPr>
            <w:ins w:id="1019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lastRenderedPageBreak/>
                <w:t>Основной актор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86928" w14:textId="77777777" w:rsidR="0093662D" w:rsidRDefault="0093662D" w:rsidP="00711E85">
            <w:pPr>
              <w:pStyle w:val="afa"/>
              <w:rPr>
                <w:ins w:id="1020" w:author="Мария Куклева" w:date="2026-05-31T20:01:00Z" w16du:dateUtc="2026-05-31T17:01:00Z"/>
                <w:color w:val="535353" w:themeColor="background2"/>
              </w:rPr>
            </w:pPr>
            <w:ins w:id="1021" w:author="Мария Куклева" w:date="2026-05-31T20:01:00Z" w16du:dateUtc="2026-05-31T17:01:00Z">
              <w:r w:rsidRPr="0093662D">
                <w:rPr>
                  <w:rFonts w:ascii="Times New Roman" w:hAnsi="Times New Roman"/>
                  <w:color w:val="535353" w:themeColor="background2"/>
                </w:rPr>
                <w:t>Покупатель</w:t>
              </w:r>
            </w:ins>
          </w:p>
        </w:tc>
      </w:tr>
      <w:tr w:rsidR="0093662D" w14:paraId="2FB2D379" w14:textId="77777777" w:rsidTr="00711E85">
        <w:trPr>
          <w:trHeight w:val="452"/>
          <w:ins w:id="1022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6D437" w14:textId="77777777" w:rsidR="0093662D" w:rsidRDefault="0093662D" w:rsidP="00711E85">
            <w:pPr>
              <w:pStyle w:val="afa"/>
              <w:rPr>
                <w:ins w:id="1023" w:author="Мария Куклева" w:date="2026-05-31T20:01:00Z" w16du:dateUtc="2026-05-31T17:01:00Z"/>
                <w:color w:val="535353" w:themeColor="background2"/>
              </w:rPr>
            </w:pPr>
            <w:ins w:id="1024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Предусловие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80C76" w14:textId="77D3E6BB" w:rsidR="0093662D" w:rsidRDefault="00BC2A46" w:rsidP="00711E85">
            <w:pPr>
              <w:pStyle w:val="afa"/>
              <w:rPr>
                <w:ins w:id="1025" w:author="Мария Куклева" w:date="2026-05-31T20:01:00Z" w16du:dateUtc="2026-05-31T17:01:00Z"/>
                <w:color w:val="535353" w:themeColor="background2"/>
              </w:rPr>
            </w:pPr>
            <w:ins w:id="1026" w:author="Мария Куклева" w:date="2026-05-31T20:30:00Z">
              <w:r w:rsidRPr="00BC2A46">
                <w:rPr>
                  <w:rFonts w:ascii="Times New Roman" w:hAnsi="Times New Roman"/>
                  <w:color w:val="535353" w:themeColor="background2"/>
                </w:rPr>
                <w:t>Пользователь перешёл к оформлению из корзины.</w:t>
              </w:r>
            </w:ins>
            <w:ins w:id="1027" w:author="Мария Куклева" w:date="2026-05-31T20:31:00Z" w16du:dateUtc="2026-05-31T17:31:00Z">
              <w:r>
                <w:rPr>
                  <w:rFonts w:ascii="Times New Roman" w:hAnsi="Times New Roman"/>
                  <w:color w:val="535353" w:themeColor="background2"/>
                </w:rPr>
                <w:t xml:space="preserve"> В корзине есть хотя бы один товар</w:t>
              </w:r>
            </w:ins>
          </w:p>
        </w:tc>
      </w:tr>
      <w:tr w:rsidR="0093662D" w14:paraId="0DF80C94" w14:textId="77777777" w:rsidTr="00711E85">
        <w:trPr>
          <w:trHeight w:val="491"/>
          <w:ins w:id="1028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7A32B" w14:textId="77777777" w:rsidR="0093662D" w:rsidRDefault="0093662D" w:rsidP="00711E85">
            <w:pPr>
              <w:pStyle w:val="afa"/>
              <w:rPr>
                <w:ins w:id="1029" w:author="Мария Куклева" w:date="2026-05-31T20:01:00Z" w16du:dateUtc="2026-05-31T17:01:00Z"/>
                <w:color w:val="535353" w:themeColor="background2"/>
              </w:rPr>
            </w:pPr>
            <w:ins w:id="1030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Описание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B9D22" w14:textId="73637C45" w:rsidR="0093662D" w:rsidRDefault="00BC2A46" w:rsidP="00711E85">
            <w:pPr>
              <w:pStyle w:val="afa"/>
              <w:rPr>
                <w:ins w:id="1031" w:author="Мария Куклева" w:date="2026-05-31T20:01:00Z" w16du:dateUtc="2026-05-31T17:01:00Z"/>
                <w:color w:val="535353" w:themeColor="background2"/>
              </w:rPr>
            </w:pPr>
            <w:ins w:id="1032" w:author="Мария Куклева" w:date="2026-05-31T20:31:00Z">
              <w:r w:rsidRPr="00BC2A46">
                <w:rPr>
                  <w:rFonts w:ascii="Times New Roman" w:hAnsi="Times New Roman"/>
                  <w:color w:val="535353" w:themeColor="background2"/>
                </w:rPr>
                <w:t>1. Пользователь</w:t>
              </w:r>
            </w:ins>
            <w:ins w:id="1033" w:author="Мария Куклева" w:date="2026-05-31T20:59:00Z" w16du:dateUtc="2026-05-31T17:59:00Z">
              <w:r w:rsidR="009149C2">
                <w:rPr>
                  <w:rFonts w:ascii="Times New Roman" w:hAnsi="Times New Roman"/>
                  <w:color w:val="535353" w:themeColor="background2"/>
                </w:rPr>
                <w:t xml:space="preserve"> </w:t>
              </w:r>
            </w:ins>
            <w:ins w:id="1034" w:author="Мария Куклева" w:date="2026-05-31T20:31:00Z">
              <w:r w:rsidRPr="00BC2A46">
                <w:rPr>
                  <w:rFonts w:ascii="Times New Roman" w:hAnsi="Times New Roman"/>
                  <w:color w:val="535353" w:themeColor="background2"/>
                </w:rPr>
                <w:t>заполняет данные доставки (адрес, ФИО, телефон, email)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2. Система автоматически проверяет корректность введённых данных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3. Пользователь выбирает способ доставки: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— Самовывоз: выбирает точку на карте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— Доставка по городу: указывает адрес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4. Система отображает стоимость и сроки доставки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5. Пользователь выбирает дополнительные услуги (сборка мебели, подъём на этаж)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6. Система добавляет стоимость услуг к общей сумме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 xml:space="preserve">7. Пользователь выбирает </w:t>
              </w:r>
            </w:ins>
            <w:ins w:id="1035" w:author="Мария Куклева" w:date="2026-05-31T21:09:00Z" w16du:dateUtc="2026-05-31T18:09:00Z">
              <w:r w:rsidR="00F675FD">
                <w:rPr>
                  <w:rFonts w:ascii="Times New Roman" w:hAnsi="Times New Roman"/>
                  <w:color w:val="535353" w:themeColor="background2"/>
                </w:rPr>
                <w:t xml:space="preserve"> один </w:t>
              </w:r>
            </w:ins>
            <w:ins w:id="1036" w:author="Мария Куклева" w:date="2026-05-31T20:31:00Z">
              <w:r w:rsidRPr="00BC2A46">
                <w:rPr>
                  <w:rFonts w:ascii="Times New Roman" w:hAnsi="Times New Roman"/>
                  <w:color w:val="535353" w:themeColor="background2"/>
                </w:rPr>
                <w:t>способ оплаты</w:t>
              </w:r>
            </w:ins>
            <w:ins w:id="1037" w:author="Мария Куклева" w:date="2026-05-31T21:09:00Z" w16du:dateUtc="2026-05-31T18:09:00Z">
              <w:r w:rsidR="00F675FD">
                <w:rPr>
                  <w:rFonts w:ascii="Times New Roman" w:hAnsi="Times New Roman"/>
                  <w:color w:val="535353" w:themeColor="background2"/>
                </w:rPr>
                <w:t>:</w:t>
              </w:r>
            </w:ins>
            <w:ins w:id="1038" w:author="Мария Куклева" w:date="2026-05-31T20:31:00Z">
              <w:r w:rsidRPr="00BC2A46">
                <w:rPr>
                  <w:rFonts w:ascii="Times New Roman" w:hAnsi="Times New Roman"/>
                  <w:color w:val="535353" w:themeColor="background2"/>
                </w:rPr>
                <w:t xml:space="preserve"> карта / наличные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8. Пользователь нажимает кнопку «Оформить заказ»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9. Если выбран способ оплаты картой, система отображает форму оплаты на сайте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10. Пользователь вводит данные карты и нажимает «Оплатить»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11. Система отправляет запрос в платёжный шлюз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12. Система получает подтверждение оплаты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13. Система отправляет чек на email и SMS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14. Система отображает номер заказа и сообщение об успешном оформлении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15. Система отправляет автоматическое уведомление на email и SMS</w:t>
              </w:r>
            </w:ins>
          </w:p>
        </w:tc>
      </w:tr>
      <w:tr w:rsidR="0093662D" w14:paraId="1915847E" w14:textId="77777777" w:rsidTr="00711E85">
        <w:trPr>
          <w:trHeight w:val="452"/>
          <w:ins w:id="1039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73A8C" w14:textId="77777777" w:rsidR="0093662D" w:rsidRDefault="0093662D" w:rsidP="00711E85">
            <w:pPr>
              <w:pStyle w:val="afa"/>
              <w:rPr>
                <w:ins w:id="1040" w:author="Мария Куклева" w:date="2026-05-31T20:01:00Z" w16du:dateUtc="2026-05-31T17:01:00Z"/>
                <w:color w:val="535353" w:themeColor="background2"/>
              </w:rPr>
            </w:pPr>
            <w:ins w:id="1041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Расширения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DC9DA" w14:textId="4061729E" w:rsidR="0093662D" w:rsidRDefault="00BC2A46" w:rsidP="00711E85">
            <w:pPr>
              <w:pStyle w:val="afa"/>
              <w:rPr>
                <w:ins w:id="1042" w:author="Мария Куклева" w:date="2026-05-31T20:01:00Z" w16du:dateUtc="2026-05-31T17:01:00Z"/>
                <w:color w:val="535353" w:themeColor="background2"/>
              </w:rPr>
            </w:pPr>
            <w:ins w:id="1043" w:author="Мария Куклева" w:date="2026-05-31T20:31:00Z"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t>1а. Пользователь авторизован:</w:t>
              </w:r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</w:r>
              <w:r w:rsidRPr="005639C5">
                <w:rPr>
                  <w:rFonts w:ascii="Times New Roman" w:hAnsi="Times New Roman"/>
                  <w:color w:val="535353" w:themeColor="background2"/>
                  <w:rPrChange w:id="1044" w:author="Мария Куклева" w:date="2026-05-31T20:42:00Z" w16du:dateUtc="2026-05-31T17:42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— Система автоматически подставляет сохранённые данные доставки из личного кабинета</w:t>
              </w:r>
            </w:ins>
            <w:ins w:id="1045" w:author="Мария Куклева" w:date="2026-05-31T21:11:00Z" w16du:dateUtc="2026-05-31T18:11:00Z">
              <w:r w:rsidR="00F675FD">
                <w:rPr>
                  <w:rFonts w:ascii="Times New Roman" w:hAnsi="Times New Roman"/>
                  <w:color w:val="535353" w:themeColor="background2"/>
                </w:rPr>
                <w:t>. Переход на 3 шаг.</w:t>
              </w:r>
            </w:ins>
            <w:ins w:id="1046" w:author="Мария Куклева" w:date="2026-05-31T20:31:00Z"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  <w:t>2а. Данные не прошли валидацию:</w:t>
              </w:r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</w:r>
              <w:r w:rsidRPr="005639C5">
                <w:rPr>
                  <w:rFonts w:ascii="Times New Roman" w:hAnsi="Times New Roman"/>
                  <w:color w:val="535353" w:themeColor="background2"/>
                  <w:rPrChange w:id="1047" w:author="Мария Куклева" w:date="2026-05-31T20:42:00Z" w16du:dateUtc="2026-05-31T17:42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— Система подсвечивает поля с ошибками</w:t>
              </w:r>
              <w:r w:rsidRPr="005639C5">
                <w:rPr>
                  <w:rFonts w:ascii="Times New Roman" w:hAnsi="Times New Roman"/>
                  <w:color w:val="535353" w:themeColor="background2"/>
                  <w:rPrChange w:id="1048" w:author="Мария Куклева" w:date="2026-05-31T20:42:00Z" w16du:dateUtc="2026-05-31T17:42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br/>
                <w:t>— Система отображает понятное сообщение о том, что нужно исправить</w:t>
              </w:r>
              <w:r w:rsidRPr="005639C5">
                <w:rPr>
                  <w:rFonts w:ascii="Times New Roman" w:hAnsi="Times New Roman"/>
                  <w:color w:val="535353" w:themeColor="background2"/>
                  <w:rPrChange w:id="1049" w:author="Мария Куклева" w:date="2026-05-31T20:42:00Z" w16du:dateUtc="2026-05-31T17:42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br/>
                <w:t>— Пользователь исправляет данные</w:t>
              </w:r>
            </w:ins>
            <w:ins w:id="1050" w:author="Мария Куклева" w:date="2026-05-31T21:11:00Z" w16du:dateUtc="2026-05-31T18:11:00Z">
              <w:r w:rsidR="00F675FD">
                <w:rPr>
                  <w:rFonts w:ascii="Times New Roman" w:hAnsi="Times New Roman"/>
                  <w:color w:val="535353" w:themeColor="background2"/>
                </w:rPr>
                <w:t>. Пере</w:t>
              </w:r>
            </w:ins>
            <w:ins w:id="1051" w:author="Мария Куклева" w:date="2026-05-31T21:12:00Z" w16du:dateUtc="2026-05-31T18:12:00Z">
              <w:r w:rsidR="00F675FD">
                <w:rPr>
                  <w:rFonts w:ascii="Times New Roman" w:hAnsi="Times New Roman"/>
                  <w:color w:val="535353" w:themeColor="background2"/>
                </w:rPr>
                <w:t xml:space="preserve">ход </w:t>
              </w:r>
            </w:ins>
            <w:ins w:id="1052" w:author="Мария Куклева" w:date="2026-05-31T21:13:00Z" w16du:dateUtc="2026-05-31T18:13:00Z">
              <w:r w:rsidR="00F675FD">
                <w:rPr>
                  <w:rFonts w:ascii="Times New Roman" w:hAnsi="Times New Roman"/>
                  <w:color w:val="535353" w:themeColor="background2"/>
                </w:rPr>
                <w:t>2 шаг.</w:t>
              </w:r>
            </w:ins>
            <w:ins w:id="1053" w:author="Мария Куклева" w:date="2026-05-31T20:31:00Z"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  <w:t>9а. Недостаточно средств или ошибка платежа:</w:t>
              </w:r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br/>
              </w:r>
              <w:r w:rsidRPr="005639C5">
                <w:rPr>
                  <w:rFonts w:ascii="Times New Roman" w:hAnsi="Times New Roman"/>
                  <w:color w:val="535353" w:themeColor="background2"/>
                  <w:rPrChange w:id="1054" w:author="Мария Куклева" w:date="2026-05-31T20:42:00Z" w16du:dateUtc="2026-05-31T17:42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— Система отображает сообщение об ошибке</w:t>
              </w:r>
              <w:r w:rsidRPr="005639C5">
                <w:rPr>
                  <w:rFonts w:ascii="Times New Roman" w:hAnsi="Times New Roman"/>
                  <w:color w:val="535353" w:themeColor="background2"/>
                  <w:rPrChange w:id="1055" w:author="Мария Куклева" w:date="2026-05-31T20:42:00Z" w16du:dateUtc="2026-05-31T17:42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br/>
                <w:t>— Система предлагает выбрать другой способ оплаты или повторить попытку</w:t>
              </w:r>
            </w:ins>
            <w:ins w:id="1056" w:author="Мария Куклева" w:date="2026-05-31T21:13:00Z" w16du:dateUtc="2026-05-31T18:13:00Z">
              <w:r w:rsidR="00F675FD">
                <w:rPr>
                  <w:rFonts w:ascii="Times New Roman" w:hAnsi="Times New Roman"/>
                  <w:color w:val="535353" w:themeColor="background2"/>
                </w:rPr>
                <w:t>. Конец.</w:t>
              </w:r>
            </w:ins>
          </w:p>
        </w:tc>
      </w:tr>
    </w:tbl>
    <w:p w14:paraId="07FCC791" w14:textId="77777777" w:rsidR="0093662D" w:rsidRPr="00BC2A46" w:rsidRDefault="0093662D">
      <w:pPr>
        <w:shd w:val="clear" w:color="auto" w:fill="FFFFFF"/>
        <w:rPr>
          <w:ins w:id="1057" w:author="Мария Куклева" w:date="2026-05-31T20:01:00Z" w16du:dateUtc="2026-05-31T17:01:00Z"/>
          <w:i/>
          <w:iCs/>
          <w:color w:val="595959"/>
          <w:rPrChange w:id="1058" w:author="Мария Куклева" w:date="2026-05-31T20:31:00Z" w16du:dateUtc="2026-05-31T17:31:00Z">
            <w:rPr>
              <w:ins w:id="1059" w:author="Мария Куклева" w:date="2026-05-31T20:01:00Z" w16du:dateUtc="2026-05-31T17:01:00Z"/>
              <w:i/>
              <w:iCs/>
              <w:color w:val="595959"/>
              <w:lang w:val="en-US"/>
            </w:rPr>
          </w:rPrChange>
        </w:rPr>
      </w:pPr>
    </w:p>
    <w:p w14:paraId="56C2CE66" w14:textId="62B5606E" w:rsidR="0093662D" w:rsidRDefault="00F728CD">
      <w:pPr>
        <w:shd w:val="clear" w:color="auto" w:fill="FFFFFF"/>
        <w:rPr>
          <w:ins w:id="1060" w:author="Мария Куклева" w:date="2026-06-05T20:48:00Z" w16du:dateUtc="2026-06-05T17:48:00Z"/>
          <w:color w:val="535353" w:themeColor="background2"/>
        </w:rPr>
      </w:pPr>
      <w:ins w:id="1061" w:author="Мария Куклева" w:date="2026-05-31T20:18:00Z" w16du:dateUtc="2026-05-31T17:18:00Z">
        <w:r>
          <w:rPr>
            <w:color w:val="535353" w:themeColor="background2"/>
            <w:lang w:val="en-US"/>
          </w:rPr>
          <w:t>UC-00</w:t>
        </w:r>
        <w:r>
          <w:rPr>
            <w:color w:val="535353" w:themeColor="background2"/>
          </w:rPr>
          <w:t>5</w:t>
        </w:r>
      </w:ins>
    </w:p>
    <w:p w14:paraId="63D769FE" w14:textId="4C5599DE" w:rsidR="00787E88" w:rsidRPr="00787E88" w:rsidRDefault="00787E88">
      <w:pPr>
        <w:shd w:val="clear" w:color="auto" w:fill="FFFFFF"/>
        <w:rPr>
          <w:ins w:id="1062" w:author="Мария Куклева" w:date="2026-05-31T20:01:00Z" w16du:dateUtc="2026-05-31T17:01:00Z"/>
          <w:color w:val="595959"/>
          <w:rPrChange w:id="1063" w:author="Мария Куклева" w:date="2026-06-05T20:48:00Z" w16du:dateUtc="2026-06-05T17:48:00Z">
            <w:rPr>
              <w:ins w:id="1064" w:author="Мария Куклева" w:date="2026-05-31T20:01:00Z" w16du:dateUtc="2026-05-31T17:01:00Z"/>
              <w:i/>
              <w:iCs/>
              <w:color w:val="595959"/>
              <w:lang w:val="en-US"/>
            </w:rPr>
          </w:rPrChange>
        </w:rPr>
      </w:pPr>
      <w:ins w:id="1065" w:author="Мария Куклева" w:date="2026-06-05T20:48:00Z" w16du:dateUtc="2026-06-05T17:48:00Z">
        <w:r w:rsidRPr="00787E88">
          <w:rPr>
            <w:color w:val="595959"/>
            <w:rPrChange w:id="1066" w:author="Мария Куклева" w:date="2026-06-05T20:48:00Z" w16du:dateUtc="2026-06-05T17:48:00Z">
              <w:rPr>
                <w:i/>
                <w:iCs/>
                <w:color w:val="595959"/>
              </w:rPr>
            </w:rPrChange>
          </w:rPr>
          <w:lastRenderedPageBreak/>
          <w:t>П</w:t>
        </w:r>
        <w:r w:rsidRPr="00787E88">
          <w:rPr>
            <w:color w:val="595959"/>
            <w:rPrChange w:id="1067" w:author="Мария Куклева" w:date="2026-06-05T20:48:00Z" w16du:dateUtc="2026-06-05T17:48:00Z">
              <w:rPr>
                <w:i/>
                <w:iCs/>
                <w:color w:val="595959"/>
              </w:rPr>
            </w:rPrChange>
          </w:rPr>
          <w:t>ользовательские истории: US-27, US-28, US-29, US-31</w:t>
        </w:r>
      </w:ins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93662D" w14:paraId="39006B29" w14:textId="77777777" w:rsidTr="00711E85">
        <w:trPr>
          <w:trHeight w:val="472"/>
          <w:ins w:id="1068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3AF86" w14:textId="77777777" w:rsidR="0093662D" w:rsidRDefault="0093662D" w:rsidP="00711E85">
            <w:pPr>
              <w:pStyle w:val="afa"/>
              <w:rPr>
                <w:ins w:id="1069" w:author="Мария Куклева" w:date="2026-05-31T20:01:00Z" w16du:dateUtc="2026-05-31T17:01:00Z"/>
                <w:color w:val="535353" w:themeColor="background2"/>
              </w:rPr>
            </w:pPr>
            <w:ins w:id="1070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Вариант использования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166C5" w14:textId="428ABE1E" w:rsidR="0093662D" w:rsidRPr="00BC2A46" w:rsidRDefault="00BC2A46" w:rsidP="00711E85">
            <w:pPr>
              <w:pStyle w:val="afa"/>
              <w:rPr>
                <w:ins w:id="1071" w:author="Мария Куклева" w:date="2026-05-31T20:01:00Z" w16du:dateUtc="2026-05-31T17:01:00Z"/>
                <w:color w:val="535353" w:themeColor="background2"/>
              </w:rPr>
            </w:pPr>
            <w:ins w:id="1072" w:author="Мария Куклева" w:date="2026-05-31T20:32:00Z">
              <w:r w:rsidRPr="00BC2A46">
                <w:rPr>
                  <w:rFonts w:ascii="Times New Roman" w:hAnsi="Times New Roman"/>
                  <w:color w:val="535353" w:themeColor="background2"/>
                </w:rPr>
                <w:t>Отслеживание заказа и личный кабинет</w:t>
              </w:r>
            </w:ins>
          </w:p>
        </w:tc>
      </w:tr>
      <w:tr w:rsidR="0093662D" w14:paraId="726F388C" w14:textId="77777777" w:rsidTr="00711E85">
        <w:trPr>
          <w:trHeight w:val="472"/>
          <w:ins w:id="1073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BC455" w14:textId="77777777" w:rsidR="0093662D" w:rsidRDefault="0093662D" w:rsidP="00711E85">
            <w:pPr>
              <w:pStyle w:val="afa"/>
              <w:rPr>
                <w:ins w:id="1074" w:author="Мария Куклева" w:date="2026-05-31T20:01:00Z" w16du:dateUtc="2026-05-31T17:01:00Z"/>
                <w:color w:val="535353" w:themeColor="background2"/>
              </w:rPr>
            </w:pPr>
            <w:ins w:id="1075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Уровень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7D2D0" w14:textId="33DA3AD3" w:rsidR="0093662D" w:rsidRDefault="0093662D" w:rsidP="00711E85">
            <w:pPr>
              <w:pStyle w:val="afa"/>
              <w:rPr>
                <w:ins w:id="1076" w:author="Мария Куклева" w:date="2026-05-31T20:01:00Z" w16du:dateUtc="2026-05-31T17:01:00Z"/>
                <w:color w:val="535353" w:themeColor="background2"/>
              </w:rPr>
            </w:pPr>
          </w:p>
        </w:tc>
      </w:tr>
      <w:tr w:rsidR="0093662D" w14:paraId="605E92A3" w14:textId="77777777" w:rsidTr="00711E85">
        <w:trPr>
          <w:trHeight w:val="452"/>
          <w:ins w:id="1077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93B89" w14:textId="77777777" w:rsidR="0093662D" w:rsidRDefault="0093662D" w:rsidP="00711E85">
            <w:pPr>
              <w:pStyle w:val="afa"/>
              <w:rPr>
                <w:ins w:id="1078" w:author="Мария Куклева" w:date="2026-05-31T20:01:00Z" w16du:dateUtc="2026-05-31T17:01:00Z"/>
                <w:color w:val="535353" w:themeColor="background2"/>
              </w:rPr>
            </w:pPr>
            <w:ins w:id="1079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Основной актор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DC72B" w14:textId="77777777" w:rsidR="0093662D" w:rsidRDefault="0093662D" w:rsidP="00711E85">
            <w:pPr>
              <w:pStyle w:val="afa"/>
              <w:rPr>
                <w:ins w:id="1080" w:author="Мария Куклева" w:date="2026-05-31T20:01:00Z" w16du:dateUtc="2026-05-31T17:01:00Z"/>
                <w:color w:val="535353" w:themeColor="background2"/>
              </w:rPr>
            </w:pPr>
            <w:ins w:id="1081" w:author="Мария Куклева" w:date="2026-05-31T20:01:00Z" w16du:dateUtc="2026-05-31T17:01:00Z">
              <w:r w:rsidRPr="0093662D">
                <w:rPr>
                  <w:rFonts w:ascii="Times New Roman" w:hAnsi="Times New Roman"/>
                  <w:color w:val="535353" w:themeColor="background2"/>
                </w:rPr>
                <w:t>Покупатель</w:t>
              </w:r>
            </w:ins>
          </w:p>
        </w:tc>
      </w:tr>
      <w:tr w:rsidR="0093662D" w14:paraId="00A06191" w14:textId="77777777" w:rsidTr="00711E85">
        <w:trPr>
          <w:trHeight w:val="452"/>
          <w:ins w:id="1082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C6523" w14:textId="77777777" w:rsidR="0093662D" w:rsidRDefault="0093662D" w:rsidP="00711E85">
            <w:pPr>
              <w:pStyle w:val="afa"/>
              <w:rPr>
                <w:ins w:id="1083" w:author="Мария Куклева" w:date="2026-05-31T20:01:00Z" w16du:dateUtc="2026-05-31T17:01:00Z"/>
                <w:color w:val="535353" w:themeColor="background2"/>
              </w:rPr>
            </w:pPr>
            <w:ins w:id="1084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Предусловие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0B519" w14:textId="34FE90AD" w:rsidR="0093662D" w:rsidRDefault="00BC2A46" w:rsidP="00711E85">
            <w:pPr>
              <w:pStyle w:val="afa"/>
              <w:rPr>
                <w:ins w:id="1085" w:author="Мария Куклева" w:date="2026-05-31T20:01:00Z" w16du:dateUtc="2026-05-31T17:01:00Z"/>
                <w:color w:val="535353" w:themeColor="background2"/>
              </w:rPr>
            </w:pPr>
            <w:ins w:id="1086" w:author="Мария Куклева" w:date="2026-05-31T20:32:00Z">
              <w:r w:rsidRPr="00BC2A46">
                <w:rPr>
                  <w:rFonts w:ascii="Times New Roman" w:hAnsi="Times New Roman"/>
                  <w:color w:val="535353" w:themeColor="background2"/>
                </w:rPr>
                <w:t>Пользователь авторизован в личном кабинете</w:t>
              </w:r>
            </w:ins>
          </w:p>
        </w:tc>
      </w:tr>
      <w:tr w:rsidR="0093662D" w14:paraId="0BC1C74A" w14:textId="77777777" w:rsidTr="00711E85">
        <w:trPr>
          <w:trHeight w:val="491"/>
          <w:ins w:id="1087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BB74B" w14:textId="77777777" w:rsidR="0093662D" w:rsidRDefault="0093662D" w:rsidP="00711E85">
            <w:pPr>
              <w:pStyle w:val="afa"/>
              <w:rPr>
                <w:ins w:id="1088" w:author="Мария Куклева" w:date="2026-05-31T20:01:00Z" w16du:dateUtc="2026-05-31T17:01:00Z"/>
                <w:color w:val="535353" w:themeColor="background2"/>
              </w:rPr>
            </w:pPr>
            <w:ins w:id="1089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Описание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373E4" w14:textId="0093C6A8" w:rsidR="0093662D" w:rsidRDefault="00BC2A46" w:rsidP="00711E85">
            <w:pPr>
              <w:pStyle w:val="afa"/>
              <w:rPr>
                <w:ins w:id="1090" w:author="Мария Куклева" w:date="2026-05-31T20:01:00Z" w16du:dateUtc="2026-05-31T17:01:00Z"/>
                <w:color w:val="535353" w:themeColor="background2"/>
              </w:rPr>
            </w:pPr>
            <w:ins w:id="1091" w:author="Мария Куклева" w:date="2026-05-31T20:32:00Z">
              <w:r w:rsidRPr="00BC2A46">
                <w:rPr>
                  <w:rFonts w:ascii="Times New Roman" w:hAnsi="Times New Roman"/>
                  <w:color w:val="535353" w:themeColor="background2"/>
                </w:rPr>
                <w:t>1. Пользователь переходит в раздел «Мои заказы»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2. Система отображает историю заказов с их статусами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3. Пользователь выбирает конкретный заказ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4. Система отображает детали заказа: состав, статус, дату доставки, стоимость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5. Пользователь нажимает кнопку «Повторить заказ»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6. Система автоматически добавляет все товары из этого заказа в корзину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7. Пользователь также может отследить статус заказа через чат-бота, введя номер заказа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8. Чат-</w:t>
              </w:r>
            </w:ins>
            <w:ins w:id="1092" w:author="Мария Куклева" w:date="2026-05-31T21:14:00Z" w16du:dateUtc="2026-05-31T18:14:00Z">
              <w:r w:rsidR="00F675FD">
                <w:rPr>
                  <w:rFonts w:ascii="Times New Roman" w:hAnsi="Times New Roman"/>
                  <w:color w:val="535353" w:themeColor="background2"/>
                </w:rPr>
                <w:t>б</w:t>
              </w:r>
            </w:ins>
            <w:ins w:id="1093" w:author="Мария Куклева" w:date="2026-05-31T20:32:00Z">
              <w:r w:rsidRPr="00BC2A46">
                <w:rPr>
                  <w:rFonts w:ascii="Times New Roman" w:hAnsi="Times New Roman"/>
                  <w:color w:val="535353" w:themeColor="background2"/>
                </w:rPr>
                <w:t>от отображает текущий статус заказа</w:t>
              </w:r>
            </w:ins>
          </w:p>
        </w:tc>
      </w:tr>
      <w:tr w:rsidR="0093662D" w14:paraId="1037AF07" w14:textId="77777777" w:rsidTr="00711E85">
        <w:trPr>
          <w:trHeight w:val="452"/>
          <w:ins w:id="1094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70866" w14:textId="77777777" w:rsidR="0093662D" w:rsidRDefault="0093662D" w:rsidP="00711E85">
            <w:pPr>
              <w:pStyle w:val="afa"/>
              <w:rPr>
                <w:ins w:id="1095" w:author="Мария Куклева" w:date="2026-05-31T20:01:00Z" w16du:dateUtc="2026-05-31T17:01:00Z"/>
                <w:color w:val="535353" w:themeColor="background2"/>
              </w:rPr>
            </w:pPr>
            <w:ins w:id="1096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Расширения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78F3C" w14:textId="56E6B6DB" w:rsidR="00BC2A46" w:rsidRPr="00F675FD" w:rsidRDefault="00BC2A46" w:rsidP="00BC2A46">
            <w:pPr>
              <w:pStyle w:val="afa"/>
              <w:rPr>
                <w:ins w:id="1097" w:author="Мария Куклева" w:date="2026-05-31T20:33:00Z" w16du:dateUtc="2026-05-31T17:33:00Z"/>
                <w:rFonts w:ascii="Times New Roman" w:hAnsi="Times New Roman"/>
                <w:color w:val="535353" w:themeColor="background2"/>
                <w:rPrChange w:id="1098" w:author="Мария Куклева" w:date="2026-05-31T21:14:00Z" w16du:dateUtc="2026-05-31T18:14:00Z">
                  <w:rPr>
                    <w:ins w:id="1099" w:author="Мария Куклева" w:date="2026-05-31T20:33:00Z" w16du:dateUtc="2026-05-31T17:33:00Z"/>
                    <w:rFonts w:ascii="Times New Roman" w:hAnsi="Times New Roman"/>
                    <w:i/>
                    <w:iCs/>
                    <w:color w:val="535353" w:themeColor="background2"/>
                  </w:rPr>
                </w:rPrChange>
              </w:rPr>
            </w:pPr>
            <w:ins w:id="1100" w:author="Мария Куклева" w:date="2026-05-31T20:33:00Z" w16du:dateUtc="2026-05-31T17:33:00Z"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t xml:space="preserve">1а. </w:t>
              </w:r>
              <w:r w:rsidRPr="00F675FD">
                <w:rPr>
                  <w:rFonts w:ascii="Times New Roman" w:hAnsi="Times New Roman"/>
                  <w:i/>
                  <w:iCs/>
                  <w:color w:val="535353" w:themeColor="background2"/>
                </w:rPr>
                <w:t>У пользователя нет заказов:</w:t>
              </w:r>
            </w:ins>
          </w:p>
          <w:p w14:paraId="3CD9F278" w14:textId="37C69FC9" w:rsidR="0093662D" w:rsidRDefault="00BC2A46" w:rsidP="00BC2A46">
            <w:pPr>
              <w:pStyle w:val="afa"/>
              <w:rPr>
                <w:ins w:id="1101" w:author="Мария Куклева" w:date="2026-05-31T20:01:00Z" w16du:dateUtc="2026-05-31T17:01:00Z"/>
                <w:color w:val="535353" w:themeColor="background2"/>
              </w:rPr>
            </w:pPr>
            <w:ins w:id="1102" w:author="Мария Куклева" w:date="2026-05-31T20:33:00Z" w16du:dateUtc="2026-05-31T17:33:00Z">
              <w:r w:rsidRPr="00F675FD">
                <w:rPr>
                  <w:rFonts w:ascii="Times New Roman" w:hAnsi="Times New Roman"/>
                  <w:color w:val="535353" w:themeColor="background2"/>
                  <w:rPrChange w:id="1103" w:author="Мария Куклева" w:date="2026-05-31T21:14:00Z" w16du:dateUtc="2026-05-31T18:14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— Система отображает сообщение «У вас пока нет заказов» и кнопку «Перейти в каталог»</w:t>
              </w:r>
            </w:ins>
            <w:ins w:id="1104" w:author="Мария Куклева" w:date="2026-05-31T21:14:00Z" w16du:dateUtc="2026-05-31T18:14:00Z">
              <w:r w:rsidR="00F675FD">
                <w:rPr>
                  <w:rFonts w:ascii="Times New Roman" w:hAnsi="Times New Roman"/>
                  <w:color w:val="535353" w:themeColor="background2"/>
                </w:rPr>
                <w:t>. Конец.</w:t>
              </w:r>
            </w:ins>
          </w:p>
        </w:tc>
      </w:tr>
    </w:tbl>
    <w:p w14:paraId="2C30991A" w14:textId="77777777" w:rsidR="0093662D" w:rsidRPr="00BC2A46" w:rsidRDefault="0093662D">
      <w:pPr>
        <w:shd w:val="clear" w:color="auto" w:fill="FFFFFF"/>
        <w:rPr>
          <w:ins w:id="1105" w:author="Мария Куклева" w:date="2026-05-31T20:01:00Z" w16du:dateUtc="2026-05-31T17:01:00Z"/>
          <w:i/>
          <w:iCs/>
          <w:color w:val="595959"/>
          <w:rPrChange w:id="1106" w:author="Мария Куклева" w:date="2026-05-31T20:32:00Z" w16du:dateUtc="2026-05-31T17:32:00Z">
            <w:rPr>
              <w:ins w:id="1107" w:author="Мария Куклева" w:date="2026-05-31T20:01:00Z" w16du:dateUtc="2026-05-31T17:01:00Z"/>
              <w:i/>
              <w:iCs/>
              <w:color w:val="595959"/>
              <w:lang w:val="en-US"/>
            </w:rPr>
          </w:rPrChange>
        </w:rPr>
      </w:pPr>
    </w:p>
    <w:p w14:paraId="76000F78" w14:textId="77777777" w:rsidR="0093662D" w:rsidRPr="00BC2A46" w:rsidRDefault="0093662D">
      <w:pPr>
        <w:shd w:val="clear" w:color="auto" w:fill="FFFFFF"/>
        <w:rPr>
          <w:ins w:id="1108" w:author="Мария Куклева" w:date="2026-05-31T20:01:00Z" w16du:dateUtc="2026-05-31T17:01:00Z"/>
          <w:i/>
          <w:iCs/>
          <w:color w:val="595959"/>
          <w:rPrChange w:id="1109" w:author="Мария Куклева" w:date="2026-05-31T20:32:00Z" w16du:dateUtc="2026-05-31T17:32:00Z">
            <w:rPr>
              <w:ins w:id="1110" w:author="Мария Куклева" w:date="2026-05-31T20:01:00Z" w16du:dateUtc="2026-05-31T17:01:00Z"/>
              <w:i/>
              <w:iCs/>
              <w:color w:val="595959"/>
              <w:lang w:val="en-US"/>
            </w:rPr>
          </w:rPrChange>
        </w:rPr>
      </w:pPr>
    </w:p>
    <w:p w14:paraId="7B1380F7" w14:textId="49819EFF" w:rsidR="0093662D" w:rsidRDefault="00F728CD">
      <w:pPr>
        <w:shd w:val="clear" w:color="auto" w:fill="FFFFFF"/>
        <w:rPr>
          <w:ins w:id="1111" w:author="Мария Куклева" w:date="2026-06-05T20:48:00Z" w16du:dateUtc="2026-06-05T17:48:00Z"/>
          <w:color w:val="535353" w:themeColor="background2"/>
        </w:rPr>
      </w:pPr>
      <w:ins w:id="1112" w:author="Мария Куклева" w:date="2026-05-31T20:18:00Z" w16du:dateUtc="2026-05-31T17:18:00Z">
        <w:r>
          <w:rPr>
            <w:color w:val="535353" w:themeColor="background2"/>
            <w:lang w:val="en-US"/>
          </w:rPr>
          <w:t>UC-00</w:t>
        </w:r>
        <w:r>
          <w:rPr>
            <w:color w:val="535353" w:themeColor="background2"/>
          </w:rPr>
          <w:t>6</w:t>
        </w:r>
      </w:ins>
    </w:p>
    <w:p w14:paraId="6110341E" w14:textId="5067611A" w:rsidR="00787E88" w:rsidRPr="00787E88" w:rsidRDefault="00787E88">
      <w:pPr>
        <w:shd w:val="clear" w:color="auto" w:fill="FFFFFF"/>
        <w:rPr>
          <w:ins w:id="1113" w:author="Мария Куклева" w:date="2026-05-31T20:01:00Z" w16du:dateUtc="2026-05-31T17:01:00Z"/>
          <w:color w:val="595959"/>
          <w:lang w:val="en-US"/>
          <w:rPrChange w:id="1114" w:author="Мария Куклева" w:date="2026-06-05T20:48:00Z" w16du:dateUtc="2026-06-05T17:48:00Z">
            <w:rPr>
              <w:ins w:id="1115" w:author="Мария Куклева" w:date="2026-05-31T20:01:00Z" w16du:dateUtc="2026-05-31T17:01:00Z"/>
              <w:i/>
              <w:iCs/>
              <w:color w:val="595959"/>
              <w:lang w:val="en-US"/>
            </w:rPr>
          </w:rPrChange>
        </w:rPr>
      </w:pPr>
      <w:ins w:id="1116" w:author="Мария Куклева" w:date="2026-06-05T20:48:00Z" w16du:dateUtc="2026-06-05T17:48:00Z">
        <w:r w:rsidRPr="00787E88">
          <w:rPr>
            <w:color w:val="595959"/>
            <w:rPrChange w:id="1117" w:author="Мария Куклева" w:date="2026-06-05T20:48:00Z" w16du:dateUtc="2026-06-05T17:48:00Z">
              <w:rPr>
                <w:i/>
                <w:iCs/>
                <w:color w:val="595959"/>
              </w:rPr>
            </w:rPrChange>
          </w:rPr>
          <w:t>П</w:t>
        </w:r>
        <w:proofErr w:type="spellStart"/>
        <w:r w:rsidRPr="00787E88">
          <w:rPr>
            <w:color w:val="595959"/>
            <w:lang w:val="en-US"/>
            <w:rPrChange w:id="1118" w:author="Мария Куклева" w:date="2026-06-05T20:48:00Z" w16du:dateUtc="2026-06-05T17:48:00Z">
              <w:rPr>
                <w:i/>
                <w:iCs/>
                <w:color w:val="595959"/>
                <w:lang w:val="en-US"/>
              </w:rPr>
            </w:rPrChange>
          </w:rPr>
          <w:t>ользовательские</w:t>
        </w:r>
        <w:proofErr w:type="spellEnd"/>
        <w:r w:rsidRPr="00787E88">
          <w:rPr>
            <w:color w:val="595959"/>
            <w:lang w:val="en-US"/>
            <w:rPrChange w:id="1119" w:author="Мария Куклева" w:date="2026-06-05T20:48:00Z" w16du:dateUtc="2026-06-05T17:48:00Z">
              <w:rPr>
                <w:i/>
                <w:iCs/>
                <w:color w:val="595959"/>
                <w:lang w:val="en-US"/>
              </w:rPr>
            </w:rPrChange>
          </w:rPr>
          <w:t xml:space="preserve"> </w:t>
        </w:r>
        <w:proofErr w:type="spellStart"/>
        <w:r w:rsidRPr="00787E88">
          <w:rPr>
            <w:color w:val="595959"/>
            <w:lang w:val="en-US"/>
            <w:rPrChange w:id="1120" w:author="Мария Куклева" w:date="2026-06-05T20:48:00Z" w16du:dateUtc="2026-06-05T17:48:00Z">
              <w:rPr>
                <w:i/>
                <w:iCs/>
                <w:color w:val="595959"/>
                <w:lang w:val="en-US"/>
              </w:rPr>
            </w:rPrChange>
          </w:rPr>
          <w:t>истории</w:t>
        </w:r>
        <w:proofErr w:type="spellEnd"/>
        <w:r w:rsidRPr="00787E88">
          <w:rPr>
            <w:color w:val="595959"/>
            <w:lang w:val="en-US"/>
            <w:rPrChange w:id="1121" w:author="Мария Куклева" w:date="2026-06-05T20:48:00Z" w16du:dateUtc="2026-06-05T17:48:00Z">
              <w:rPr>
                <w:i/>
                <w:iCs/>
                <w:color w:val="595959"/>
                <w:lang w:val="en-US"/>
              </w:rPr>
            </w:rPrChange>
          </w:rPr>
          <w:t>: US-30, US-31, US-32, US-33, US-34</w:t>
        </w:r>
      </w:ins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93662D" w14:paraId="059009B3" w14:textId="77777777" w:rsidTr="00711E85">
        <w:trPr>
          <w:trHeight w:val="472"/>
          <w:ins w:id="1122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C9101" w14:textId="77777777" w:rsidR="0093662D" w:rsidRDefault="0093662D" w:rsidP="00711E85">
            <w:pPr>
              <w:pStyle w:val="afa"/>
              <w:rPr>
                <w:ins w:id="1123" w:author="Мария Куклева" w:date="2026-05-31T20:01:00Z" w16du:dateUtc="2026-05-31T17:01:00Z"/>
                <w:color w:val="535353" w:themeColor="background2"/>
              </w:rPr>
            </w:pPr>
            <w:ins w:id="1124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Вариант использования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3BC6A" w14:textId="3D5EE9EE" w:rsidR="0093662D" w:rsidRPr="0093662D" w:rsidRDefault="00BC2A46">
            <w:pPr>
              <w:pStyle w:val="afa"/>
              <w:jc w:val="both"/>
              <w:rPr>
                <w:ins w:id="1125" w:author="Мария Куклева" w:date="2026-05-31T20:01:00Z" w16du:dateUtc="2026-05-31T17:01:00Z"/>
                <w:color w:val="535353" w:themeColor="background2"/>
                <w:lang w:val="en-US"/>
                <w:rPrChange w:id="1126" w:author="Мария Куклева" w:date="2026-05-31T20:02:00Z" w16du:dateUtc="2026-05-31T17:02:00Z">
                  <w:rPr>
                    <w:ins w:id="1127" w:author="Мария Куклева" w:date="2026-05-31T20:01:00Z" w16du:dateUtc="2026-05-31T17:01:00Z"/>
                    <w:color w:val="535353" w:themeColor="background2"/>
                  </w:rPr>
                </w:rPrChange>
              </w:rPr>
              <w:pPrChange w:id="1128" w:author="Мария Куклева" w:date="2026-05-31T20:33:00Z" w16du:dateUtc="2026-05-31T17:33:00Z">
                <w:pPr>
                  <w:pStyle w:val="afa"/>
                </w:pPr>
              </w:pPrChange>
            </w:pPr>
            <w:proofErr w:type="spellStart"/>
            <w:ins w:id="1129" w:author="Мария Куклева" w:date="2026-05-31T20:33:00Z" w16du:dateUtc="2026-05-31T17:33:00Z">
              <w:r w:rsidRPr="00BC2A46">
                <w:rPr>
                  <w:rFonts w:ascii="Times New Roman" w:hAnsi="Times New Roman"/>
                  <w:color w:val="535353" w:themeColor="background2"/>
                  <w:lang w:val="en-US"/>
                </w:rPr>
                <w:t>Общение</w:t>
              </w:r>
              <w:proofErr w:type="spellEnd"/>
              <w:r w:rsidRPr="00BC2A46">
                <w:rPr>
                  <w:rFonts w:ascii="Times New Roman" w:hAnsi="Times New Roman"/>
                  <w:color w:val="535353" w:themeColor="background2"/>
                  <w:lang w:val="en-US"/>
                </w:rPr>
                <w:t xml:space="preserve"> с </w:t>
              </w:r>
              <w:proofErr w:type="spellStart"/>
              <w:r w:rsidRPr="00BC2A46">
                <w:rPr>
                  <w:rFonts w:ascii="Times New Roman" w:hAnsi="Times New Roman"/>
                  <w:color w:val="535353" w:themeColor="background2"/>
                  <w:lang w:val="en-US"/>
                </w:rPr>
                <w:t>чат-ботом</w:t>
              </w:r>
            </w:ins>
            <w:proofErr w:type="spellEnd"/>
          </w:p>
        </w:tc>
      </w:tr>
      <w:tr w:rsidR="0093662D" w14:paraId="413B90FE" w14:textId="77777777" w:rsidTr="00711E85">
        <w:trPr>
          <w:trHeight w:val="472"/>
          <w:ins w:id="1130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0CDAE" w14:textId="77777777" w:rsidR="0093662D" w:rsidRDefault="0093662D" w:rsidP="00711E85">
            <w:pPr>
              <w:pStyle w:val="afa"/>
              <w:rPr>
                <w:ins w:id="1131" w:author="Мария Куклева" w:date="2026-05-31T20:01:00Z" w16du:dateUtc="2026-05-31T17:01:00Z"/>
                <w:color w:val="535353" w:themeColor="background2"/>
              </w:rPr>
            </w:pPr>
            <w:ins w:id="1132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Уровень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F41C9" w14:textId="2E7DD240" w:rsidR="0093662D" w:rsidRDefault="0093662D" w:rsidP="00711E85">
            <w:pPr>
              <w:pStyle w:val="afa"/>
              <w:rPr>
                <w:ins w:id="1133" w:author="Мария Куклева" w:date="2026-05-31T20:01:00Z" w16du:dateUtc="2026-05-31T17:01:00Z"/>
                <w:color w:val="535353" w:themeColor="background2"/>
              </w:rPr>
            </w:pPr>
          </w:p>
        </w:tc>
      </w:tr>
      <w:tr w:rsidR="0093662D" w14:paraId="65CFA826" w14:textId="77777777" w:rsidTr="00711E85">
        <w:trPr>
          <w:trHeight w:val="452"/>
          <w:ins w:id="1134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362A01" w14:textId="77777777" w:rsidR="0093662D" w:rsidRDefault="0093662D" w:rsidP="00711E85">
            <w:pPr>
              <w:pStyle w:val="afa"/>
              <w:rPr>
                <w:ins w:id="1135" w:author="Мария Куклева" w:date="2026-05-31T20:01:00Z" w16du:dateUtc="2026-05-31T17:01:00Z"/>
                <w:color w:val="535353" w:themeColor="background2"/>
              </w:rPr>
            </w:pPr>
            <w:ins w:id="1136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Основной актор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63804" w14:textId="77777777" w:rsidR="0093662D" w:rsidRDefault="0093662D" w:rsidP="00711E85">
            <w:pPr>
              <w:pStyle w:val="afa"/>
              <w:rPr>
                <w:ins w:id="1137" w:author="Мария Куклева" w:date="2026-05-31T20:01:00Z" w16du:dateUtc="2026-05-31T17:01:00Z"/>
                <w:color w:val="535353" w:themeColor="background2"/>
              </w:rPr>
            </w:pPr>
            <w:ins w:id="1138" w:author="Мария Куклева" w:date="2026-05-31T20:01:00Z" w16du:dateUtc="2026-05-31T17:01:00Z">
              <w:r w:rsidRPr="0093662D">
                <w:rPr>
                  <w:rFonts w:ascii="Times New Roman" w:hAnsi="Times New Roman"/>
                  <w:color w:val="535353" w:themeColor="background2"/>
                </w:rPr>
                <w:t>Покупатель</w:t>
              </w:r>
            </w:ins>
          </w:p>
        </w:tc>
      </w:tr>
      <w:tr w:rsidR="0093662D" w14:paraId="3210DCF8" w14:textId="77777777" w:rsidTr="00711E85">
        <w:trPr>
          <w:trHeight w:val="452"/>
          <w:ins w:id="1139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2AA92" w14:textId="77777777" w:rsidR="0093662D" w:rsidRDefault="0093662D" w:rsidP="00711E85">
            <w:pPr>
              <w:pStyle w:val="afa"/>
              <w:rPr>
                <w:ins w:id="1140" w:author="Мария Куклева" w:date="2026-05-31T20:01:00Z" w16du:dateUtc="2026-05-31T17:01:00Z"/>
                <w:color w:val="535353" w:themeColor="background2"/>
              </w:rPr>
            </w:pPr>
            <w:ins w:id="1141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Предусловие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68B0A" w14:textId="28D003E7" w:rsidR="0093662D" w:rsidRDefault="00BC2A46" w:rsidP="00711E85">
            <w:pPr>
              <w:pStyle w:val="afa"/>
              <w:rPr>
                <w:ins w:id="1142" w:author="Мария Куклева" w:date="2026-05-31T20:01:00Z" w16du:dateUtc="2026-05-31T17:01:00Z"/>
                <w:color w:val="535353" w:themeColor="background2"/>
              </w:rPr>
            </w:pPr>
            <w:ins w:id="1143" w:author="Мария Куклева" w:date="2026-05-31T20:33:00Z">
              <w:r w:rsidRPr="00BC2A46">
                <w:rPr>
                  <w:rFonts w:ascii="Times New Roman" w:hAnsi="Times New Roman"/>
                  <w:color w:val="535353" w:themeColor="background2"/>
                </w:rPr>
                <w:t xml:space="preserve">Пользователь находится на любой странице сайта. Окно чат-бота доступно </w:t>
              </w:r>
            </w:ins>
            <w:ins w:id="1144" w:author="Мария Куклева" w:date="2026-05-31T21:16:00Z" w16du:dateUtc="2026-05-31T18:16:00Z">
              <w:r w:rsidR="00F675FD">
                <w:rPr>
                  <w:rFonts w:ascii="Times New Roman" w:hAnsi="Times New Roman"/>
                  <w:color w:val="535353" w:themeColor="background2"/>
                </w:rPr>
                <w:t xml:space="preserve">и </w:t>
              </w:r>
            </w:ins>
            <w:ins w:id="1145" w:author="Мария Куклева" w:date="2026-05-31T20:33:00Z">
              <w:r w:rsidRPr="00BC2A46">
                <w:rPr>
                  <w:rFonts w:ascii="Times New Roman" w:hAnsi="Times New Roman"/>
                  <w:color w:val="535353" w:themeColor="background2"/>
                </w:rPr>
                <w:t>свёрнуто</w:t>
              </w:r>
            </w:ins>
          </w:p>
        </w:tc>
      </w:tr>
      <w:tr w:rsidR="0093662D" w14:paraId="573DCA21" w14:textId="77777777" w:rsidTr="00711E85">
        <w:trPr>
          <w:trHeight w:val="491"/>
          <w:ins w:id="1146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9E3DE" w14:textId="77777777" w:rsidR="0093662D" w:rsidRDefault="0093662D" w:rsidP="00711E85">
            <w:pPr>
              <w:pStyle w:val="afa"/>
              <w:rPr>
                <w:ins w:id="1147" w:author="Мария Куклева" w:date="2026-05-31T20:01:00Z" w16du:dateUtc="2026-05-31T17:01:00Z"/>
                <w:color w:val="535353" w:themeColor="background2"/>
              </w:rPr>
            </w:pPr>
            <w:ins w:id="1148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t>Описание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7AA51" w14:textId="54EC7E46" w:rsidR="0093662D" w:rsidRDefault="00BC2A46" w:rsidP="00711E85">
            <w:pPr>
              <w:pStyle w:val="afa"/>
              <w:rPr>
                <w:ins w:id="1149" w:author="Мария Куклева" w:date="2026-05-31T20:01:00Z" w16du:dateUtc="2026-05-31T17:01:00Z"/>
                <w:color w:val="535353" w:themeColor="background2"/>
              </w:rPr>
            </w:pPr>
            <w:ins w:id="1150" w:author="Мария Куклева" w:date="2026-05-31T20:33:00Z">
              <w:r w:rsidRPr="00BC2A46">
                <w:rPr>
                  <w:rFonts w:ascii="Times New Roman" w:hAnsi="Times New Roman"/>
                  <w:color w:val="535353" w:themeColor="background2"/>
                </w:rPr>
                <w:t>1. Пользователь нажимает на иконку чат-бота в правом нижнем углу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2. Система открывает окно чата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3. Чат-бот приветствует пользователя и предлагает частые вопросы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4. Пользователь выбирает вопрос или пишет свой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5. Чат-бот даёт мгновенный ответ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lastRenderedPageBreak/>
                <w:t>6. Если бот не может ответить, предлагает переключиться на оператора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7. Пользователь подтверждает переключение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>8. Система подключает оператора</w:t>
              </w:r>
              <w:r w:rsidRPr="00BC2A46">
                <w:rPr>
                  <w:rFonts w:ascii="Times New Roman" w:hAnsi="Times New Roman"/>
                  <w:color w:val="535353" w:themeColor="background2"/>
                </w:rPr>
                <w:br/>
                <w:t xml:space="preserve">9. Пользователь может закрыть окно чат-бота в любой момент, нажав «Закрыть» или «Свернуть» </w:t>
              </w:r>
            </w:ins>
            <w:ins w:id="1151" w:author="Мария Куклева" w:date="2026-05-31T20:01:00Z" w16du:dateUtc="2026-05-31T17:01:00Z">
              <w:r w:rsidR="0093662D" w:rsidRPr="0093662D">
                <w:rPr>
                  <w:rFonts w:ascii="Times New Roman" w:hAnsi="Times New Roman"/>
                  <w:color w:val="535353" w:themeColor="background2"/>
                </w:rPr>
                <w:t>7. Система отображает историю заказов и сохранённые данные пользователя</w:t>
              </w:r>
            </w:ins>
          </w:p>
        </w:tc>
      </w:tr>
      <w:tr w:rsidR="0093662D" w14:paraId="7B14857A" w14:textId="77777777" w:rsidTr="00711E85">
        <w:trPr>
          <w:trHeight w:val="452"/>
          <w:ins w:id="1152" w:author="Мария Куклева" w:date="2026-05-31T20:01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0329F" w14:textId="77777777" w:rsidR="0093662D" w:rsidRDefault="0093662D" w:rsidP="00711E85">
            <w:pPr>
              <w:pStyle w:val="afa"/>
              <w:rPr>
                <w:ins w:id="1153" w:author="Мария Куклева" w:date="2026-05-31T20:01:00Z" w16du:dateUtc="2026-05-31T17:01:00Z"/>
                <w:color w:val="535353" w:themeColor="background2"/>
              </w:rPr>
            </w:pPr>
            <w:ins w:id="1154" w:author="Мария Куклева" w:date="2026-05-31T20:01:00Z" w16du:dateUtc="2026-05-31T17:01:00Z">
              <w:r>
                <w:rPr>
                  <w:rFonts w:ascii="Times New Roman" w:hAnsi="Times New Roman"/>
                  <w:color w:val="535353" w:themeColor="background2"/>
                </w:rPr>
                <w:lastRenderedPageBreak/>
                <w:t>Расширения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B1934" w14:textId="77777777" w:rsidR="00BC2A46" w:rsidRPr="00BC2A46" w:rsidRDefault="00BC2A46" w:rsidP="00BC2A46">
            <w:pPr>
              <w:pStyle w:val="afa"/>
              <w:rPr>
                <w:ins w:id="1155" w:author="Мария Куклева" w:date="2026-05-31T20:34:00Z"/>
                <w:rFonts w:ascii="Times New Roman" w:hAnsi="Times New Roman"/>
                <w:i/>
                <w:iCs/>
                <w:color w:val="535353" w:themeColor="background2"/>
              </w:rPr>
            </w:pPr>
            <w:ins w:id="1156" w:author="Мария Куклева" w:date="2026-05-31T20:34:00Z"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t>5а. Пользователь ввёл номер заказа:</w:t>
              </w:r>
            </w:ins>
          </w:p>
          <w:p w14:paraId="3DE2BBD4" w14:textId="77777777" w:rsidR="00BC2A46" w:rsidRPr="00BC2A46" w:rsidRDefault="00BC2A46" w:rsidP="00BC2A46">
            <w:pPr>
              <w:pStyle w:val="afa"/>
              <w:rPr>
                <w:ins w:id="1157" w:author="Мария Куклева" w:date="2026-05-31T20:34:00Z"/>
                <w:rFonts w:ascii="Times New Roman" w:hAnsi="Times New Roman"/>
                <w:color w:val="535353" w:themeColor="background2"/>
                <w:rPrChange w:id="1158" w:author="Мария Куклева" w:date="2026-05-31T20:34:00Z" w16du:dateUtc="2026-05-31T17:34:00Z">
                  <w:rPr>
                    <w:ins w:id="1159" w:author="Мария Куклева" w:date="2026-05-31T20:34:00Z"/>
                    <w:rFonts w:ascii="Times New Roman" w:hAnsi="Times New Roman"/>
                    <w:i/>
                    <w:iCs/>
                    <w:color w:val="535353" w:themeColor="background2"/>
                  </w:rPr>
                </w:rPrChange>
              </w:rPr>
            </w:pPr>
            <w:ins w:id="1160" w:author="Мария Куклева" w:date="2026-05-31T20:34:00Z"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t xml:space="preserve">— </w:t>
              </w:r>
              <w:r w:rsidRPr="00BC2A46">
                <w:rPr>
                  <w:rFonts w:ascii="Times New Roman" w:hAnsi="Times New Roman"/>
                  <w:color w:val="535353" w:themeColor="background2"/>
                  <w:rPrChange w:id="1161" w:author="Мария Куклева" w:date="2026-05-31T20:34:00Z" w16du:dateUtc="2026-05-31T17:34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Чат-бот запрашивает номер заказа</w:t>
              </w:r>
            </w:ins>
          </w:p>
          <w:p w14:paraId="3E4C88FC" w14:textId="0550F61B" w:rsidR="00BC2A46" w:rsidRPr="00BC2A46" w:rsidRDefault="00BC2A46" w:rsidP="00BC2A46">
            <w:pPr>
              <w:pStyle w:val="afa"/>
              <w:rPr>
                <w:ins w:id="1162" w:author="Мария Куклева" w:date="2026-05-31T20:34:00Z"/>
                <w:rFonts w:ascii="Times New Roman" w:hAnsi="Times New Roman"/>
                <w:color w:val="535353" w:themeColor="background2"/>
                <w:rPrChange w:id="1163" w:author="Мария Куклева" w:date="2026-05-31T20:34:00Z" w16du:dateUtc="2026-05-31T17:34:00Z">
                  <w:rPr>
                    <w:ins w:id="1164" w:author="Мария Куклева" w:date="2026-05-31T20:34:00Z"/>
                    <w:rFonts w:ascii="Times New Roman" w:hAnsi="Times New Roman"/>
                    <w:i/>
                    <w:iCs/>
                    <w:color w:val="535353" w:themeColor="background2"/>
                  </w:rPr>
                </w:rPrChange>
              </w:rPr>
            </w:pPr>
            <w:ins w:id="1165" w:author="Мария Куклева" w:date="2026-05-31T20:34:00Z">
              <w:r w:rsidRPr="00BC2A46">
                <w:rPr>
                  <w:rFonts w:ascii="Times New Roman" w:hAnsi="Times New Roman"/>
                  <w:color w:val="535353" w:themeColor="background2"/>
                  <w:rPrChange w:id="1166" w:author="Мария Куклева" w:date="2026-05-31T20:34:00Z" w16du:dateUtc="2026-05-31T17:34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— Система проверяет номер и отображает статус заказа</w:t>
              </w:r>
            </w:ins>
            <w:ins w:id="1167" w:author="Мария Куклева" w:date="2026-05-31T21:17:00Z" w16du:dateUtc="2026-05-31T18:17:00Z">
              <w:r w:rsidR="00F675FD">
                <w:rPr>
                  <w:rFonts w:ascii="Times New Roman" w:hAnsi="Times New Roman"/>
                  <w:color w:val="535353" w:themeColor="background2"/>
                </w:rPr>
                <w:t>. Конец.</w:t>
              </w:r>
            </w:ins>
          </w:p>
          <w:p w14:paraId="622EB9EE" w14:textId="0DC9E5D5" w:rsidR="00BC2A46" w:rsidRPr="00BC2A46" w:rsidRDefault="00BC2A46" w:rsidP="00BC2A46">
            <w:pPr>
              <w:pStyle w:val="afa"/>
              <w:rPr>
                <w:ins w:id="1168" w:author="Мария Куклева" w:date="2026-05-31T20:34:00Z"/>
                <w:rFonts w:ascii="Times New Roman" w:hAnsi="Times New Roman"/>
                <w:i/>
                <w:iCs/>
                <w:color w:val="535353" w:themeColor="background2"/>
              </w:rPr>
            </w:pPr>
            <w:ins w:id="1169" w:author="Мария Куклева" w:date="2026-05-31T20:34:00Z">
              <w:r w:rsidRPr="00BC2A46">
                <w:rPr>
                  <w:rFonts w:ascii="Times New Roman" w:hAnsi="Times New Roman"/>
                  <w:i/>
                  <w:iCs/>
                  <w:color w:val="535353" w:themeColor="background2"/>
                </w:rPr>
                <w:t>5б. Пользователь спросил о наличии товара:</w:t>
              </w:r>
            </w:ins>
          </w:p>
          <w:p w14:paraId="359FBBB3" w14:textId="77777777" w:rsidR="00BC2A46" w:rsidRPr="00BC2A46" w:rsidRDefault="00BC2A46" w:rsidP="00BC2A46">
            <w:pPr>
              <w:pStyle w:val="afa"/>
              <w:rPr>
                <w:ins w:id="1170" w:author="Мария Куклева" w:date="2026-05-31T20:34:00Z"/>
                <w:rFonts w:ascii="Times New Roman" w:hAnsi="Times New Roman"/>
                <w:color w:val="535353" w:themeColor="background2"/>
                <w:rPrChange w:id="1171" w:author="Мария Куклева" w:date="2026-05-31T20:34:00Z" w16du:dateUtc="2026-05-31T17:34:00Z">
                  <w:rPr>
                    <w:ins w:id="1172" w:author="Мария Куклева" w:date="2026-05-31T20:34:00Z"/>
                    <w:rFonts w:ascii="Times New Roman" w:hAnsi="Times New Roman"/>
                    <w:i/>
                    <w:iCs/>
                    <w:color w:val="535353" w:themeColor="background2"/>
                  </w:rPr>
                </w:rPrChange>
              </w:rPr>
            </w:pPr>
            <w:ins w:id="1173" w:author="Мария Куклева" w:date="2026-05-31T20:34:00Z">
              <w:r w:rsidRPr="00BC2A46">
                <w:rPr>
                  <w:rFonts w:ascii="Times New Roman" w:hAnsi="Times New Roman"/>
                  <w:color w:val="535353" w:themeColor="background2"/>
                  <w:rPrChange w:id="1174" w:author="Мария Куклева" w:date="2026-05-31T20:34:00Z" w16du:dateUtc="2026-05-31T17:34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— Чат-бот запрашивает название или артикул товара</w:t>
              </w:r>
            </w:ins>
          </w:p>
          <w:p w14:paraId="4BF08C81" w14:textId="77777777" w:rsidR="00BC2A46" w:rsidRPr="00BC2A46" w:rsidRDefault="00BC2A46" w:rsidP="00BC2A46">
            <w:pPr>
              <w:pStyle w:val="afa"/>
              <w:rPr>
                <w:ins w:id="1175" w:author="Мария Куклева" w:date="2026-05-31T20:34:00Z"/>
                <w:rFonts w:ascii="Times New Roman" w:hAnsi="Times New Roman"/>
                <w:color w:val="535353" w:themeColor="background2"/>
                <w:rPrChange w:id="1176" w:author="Мария Куклева" w:date="2026-05-31T20:34:00Z" w16du:dateUtc="2026-05-31T17:34:00Z">
                  <w:rPr>
                    <w:ins w:id="1177" w:author="Мария Куклева" w:date="2026-05-31T20:34:00Z"/>
                    <w:rFonts w:ascii="Times New Roman" w:hAnsi="Times New Roman"/>
                    <w:i/>
                    <w:iCs/>
                    <w:color w:val="535353" w:themeColor="background2"/>
                  </w:rPr>
                </w:rPrChange>
              </w:rPr>
            </w:pPr>
            <w:ins w:id="1178" w:author="Мария Куклева" w:date="2026-05-31T20:34:00Z">
              <w:r w:rsidRPr="00BC2A46">
                <w:rPr>
                  <w:rFonts w:ascii="Times New Roman" w:hAnsi="Times New Roman"/>
                  <w:color w:val="535353" w:themeColor="background2"/>
                  <w:rPrChange w:id="1179" w:author="Мария Куклева" w:date="2026-05-31T20:34:00Z" w16du:dateUtc="2026-05-31T17:34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— Система проверяет наличие на складе</w:t>
              </w:r>
            </w:ins>
          </w:p>
          <w:p w14:paraId="6922E769" w14:textId="2825350B" w:rsidR="0093662D" w:rsidRPr="00562F37" w:rsidRDefault="00BC2A46" w:rsidP="00BC2A46">
            <w:pPr>
              <w:pStyle w:val="afa"/>
              <w:rPr>
                <w:ins w:id="1180" w:author="Мария Куклева" w:date="2026-05-31T20:01:00Z" w16du:dateUtc="2026-05-31T17:01:00Z"/>
                <w:color w:val="535353" w:themeColor="background2"/>
              </w:rPr>
            </w:pPr>
            <w:ins w:id="1181" w:author="Мария Куклева" w:date="2026-05-31T20:34:00Z">
              <w:r w:rsidRPr="00BC2A46">
                <w:rPr>
                  <w:rFonts w:ascii="Times New Roman" w:hAnsi="Times New Roman"/>
                  <w:color w:val="535353" w:themeColor="background2"/>
                  <w:rPrChange w:id="1182" w:author="Мария Куклева" w:date="2026-05-31T20:34:00Z" w16du:dateUtc="2026-05-31T17:34:00Z">
                    <w:rPr>
                      <w:rFonts w:ascii="Times New Roman" w:hAnsi="Times New Roman"/>
                      <w:i/>
                      <w:iCs/>
                      <w:color w:val="535353" w:themeColor="background2"/>
                    </w:rPr>
                  </w:rPrChange>
                </w:rPr>
                <w:t>— Чат-бот сообщает количество или дату ожидаемого поступления</w:t>
              </w:r>
            </w:ins>
            <w:ins w:id="1183" w:author="Мария Куклева" w:date="2026-05-31T21:17:00Z" w16du:dateUtc="2026-05-31T18:17:00Z">
              <w:r w:rsidR="00F675FD">
                <w:rPr>
                  <w:rFonts w:ascii="Times New Roman" w:hAnsi="Times New Roman"/>
                  <w:color w:val="535353" w:themeColor="background2"/>
                </w:rPr>
                <w:t xml:space="preserve">. Конец </w:t>
              </w:r>
            </w:ins>
          </w:p>
        </w:tc>
      </w:tr>
    </w:tbl>
    <w:p w14:paraId="37A92461" w14:textId="77777777" w:rsidR="0093662D" w:rsidDel="00C63E29" w:rsidRDefault="0093662D" w:rsidP="00C63E29">
      <w:pPr>
        <w:rPr>
          <w:del w:id="1184" w:author="Мария Куклева" w:date="2026-06-05T22:28:00Z" w16du:dateUtc="2026-06-05T19:28:00Z"/>
          <w:i/>
          <w:iCs/>
          <w:color w:val="auto"/>
        </w:rPr>
        <w:pPrChange w:id="1185" w:author="Мария Куклева" w:date="2026-06-05T22:30:00Z" w16du:dateUtc="2026-06-05T19:30:00Z">
          <w:pPr>
            <w:spacing w:before="280" w:after="280" w:line="240" w:lineRule="auto"/>
          </w:pPr>
        </w:pPrChange>
      </w:pPr>
    </w:p>
    <w:p w14:paraId="0CFFD0E2" w14:textId="77E779D7" w:rsidR="003D015F" w:rsidDel="00C63E29" w:rsidRDefault="00000000" w:rsidP="00C63E29">
      <w:pPr>
        <w:rPr>
          <w:del w:id="1186" w:author="Мария Куклева" w:date="2026-05-31T20:45:00Z" w16du:dateUtc="2026-05-31T17:45:00Z"/>
          <w:b/>
          <w:bCs/>
          <w:sz w:val="48"/>
          <w:szCs w:val="48"/>
        </w:rPr>
        <w:pPrChange w:id="1187" w:author="Мария Куклева" w:date="2026-06-05T22:30:00Z" w16du:dateUtc="2026-06-05T19:30:00Z">
          <w:pPr>
            <w:spacing w:before="280" w:after="280" w:line="240" w:lineRule="auto"/>
          </w:pPr>
        </w:pPrChange>
      </w:pPr>
      <w:bookmarkStart w:id="1188" w:name="_d34og8"/>
      <w:bookmarkEnd w:id="1188"/>
      <w:del w:id="1189" w:author="Мария Куклева" w:date="2026-06-05T22:29:00Z" w16du:dateUtc="2026-06-05T19:29:00Z">
        <w:r w:rsidDel="00C63E29">
          <w:rPr>
            <w:b/>
            <w:bCs/>
            <w:sz w:val="48"/>
            <w:szCs w:val="48"/>
          </w:rPr>
          <w:delText>Описание архитектуры решения и дизайна</w:delText>
        </w:r>
      </w:del>
    </w:p>
    <w:p w14:paraId="7A62AE9C" w14:textId="77777777" w:rsidR="00C63E29" w:rsidRDefault="00C63E29" w:rsidP="00C63E29">
      <w:pPr>
        <w:pStyle w:val="20"/>
        <w:rPr>
          <w:ins w:id="1190" w:author="Мария Куклева" w:date="2026-06-05T22:29:00Z" w16du:dateUtc="2026-06-05T19:29:00Z"/>
          <w:rFonts w:ascii="Times New Roman" w:eastAsia="Arial Unicode MS" w:hAnsi="Times New Roman" w:cs="Arial Unicode MS"/>
          <w:b/>
          <w:bCs/>
          <w:sz w:val="48"/>
          <w:szCs w:val="48"/>
        </w:rPr>
      </w:pPr>
    </w:p>
    <w:p w14:paraId="2AF3D623" w14:textId="77777777" w:rsidR="00C63E29" w:rsidRDefault="00C63E29" w:rsidP="00C63E29">
      <w:pPr>
        <w:rPr>
          <w:ins w:id="1191" w:author="Мария Куклева" w:date="2026-06-05T22:29:00Z" w16du:dateUtc="2026-06-05T19:29:00Z"/>
        </w:rPr>
      </w:pPr>
    </w:p>
    <w:p w14:paraId="5BB01B9B" w14:textId="421F6739" w:rsidR="00C63E29" w:rsidRPr="00C63E29" w:rsidRDefault="00C63E29" w:rsidP="00C63E29">
      <w:pPr>
        <w:pStyle w:val="20"/>
        <w:rPr>
          <w:ins w:id="1192" w:author="Мария Куклева" w:date="2026-06-05T22:29:00Z" w16du:dateUtc="2026-06-05T19:29:00Z"/>
          <w:rFonts w:ascii="Times New Roman" w:hAnsi="Times New Roman" w:cs="Times New Roman"/>
          <w:rPrChange w:id="1193" w:author="Мария Куклева" w:date="2026-06-05T22:33:00Z" w16du:dateUtc="2026-06-05T19:33:00Z">
            <w:rPr>
              <w:ins w:id="1194" w:author="Мария Куклева" w:date="2026-06-05T22:29:00Z" w16du:dateUtc="2026-06-05T19:29:00Z"/>
              <w:b/>
              <w:bCs/>
              <w:sz w:val="48"/>
              <w:szCs w:val="48"/>
            </w:rPr>
          </w:rPrChange>
        </w:rPr>
        <w:pPrChange w:id="1195" w:author="Мария Куклева" w:date="2026-06-05T22:29:00Z" w16du:dateUtc="2026-06-05T19:29:00Z">
          <w:pPr>
            <w:spacing w:before="280" w:after="280" w:line="240" w:lineRule="auto"/>
          </w:pPr>
        </w:pPrChange>
      </w:pPr>
      <w:bookmarkStart w:id="1196" w:name="_Toc231591919"/>
      <w:ins w:id="1197" w:author="Мария Куклева" w:date="2026-06-05T22:29:00Z" w16du:dateUtc="2026-06-05T19:29:00Z">
        <w:r w:rsidRPr="00C63E29">
          <w:rPr>
            <w:rFonts w:ascii="Times New Roman" w:hAnsi="Times New Roman" w:cs="Times New Roman"/>
            <w:b/>
            <w:bCs/>
            <w:sz w:val="48"/>
            <w:szCs w:val="48"/>
            <w:rPrChange w:id="1198" w:author="Мария Куклева" w:date="2026-06-05T22:33:00Z" w16du:dateUtc="2026-06-05T19:33:00Z">
              <w:rPr>
                <w:b/>
                <w:bCs/>
                <w:sz w:val="48"/>
                <w:szCs w:val="48"/>
              </w:rPr>
            </w:rPrChange>
          </w:rPr>
          <w:t>Описание архитектуры решения и дизайна</w:t>
        </w:r>
        <w:bookmarkEnd w:id="1196"/>
      </w:ins>
    </w:p>
    <w:p w14:paraId="6C281EAE" w14:textId="77777777" w:rsidR="005639C5" w:rsidRDefault="005639C5" w:rsidP="005639C5">
      <w:pPr>
        <w:spacing w:before="280" w:after="280" w:line="240" w:lineRule="auto"/>
        <w:rPr>
          <w:ins w:id="1199" w:author="Мария Куклева" w:date="2026-05-31T20:45:00Z" w16du:dateUtc="2026-05-31T17:45:00Z"/>
          <w:b/>
          <w:bCs/>
          <w:sz w:val="48"/>
          <w:szCs w:val="48"/>
        </w:rPr>
      </w:pPr>
    </w:p>
    <w:p w14:paraId="5EC57522" w14:textId="0230C482" w:rsidR="00190F96" w:rsidRPr="00190F96" w:rsidRDefault="00190F96">
      <w:pPr>
        <w:spacing w:before="280" w:after="280" w:line="240" w:lineRule="auto"/>
        <w:rPr>
          <w:ins w:id="1200" w:author="Мария Куклева" w:date="2026-06-05T21:19:00Z" w16du:dateUtc="2026-06-05T18:19:00Z"/>
          <w:color w:val="595959"/>
        </w:rPr>
      </w:pPr>
      <w:ins w:id="1201" w:author="Мария Куклева" w:date="2026-06-05T21:21:00Z" w16du:dateUtc="2026-06-05T18:21:00Z">
        <w:r w:rsidRPr="00190F96">
          <w:rPr>
            <w:rPrChange w:id="1202" w:author="Мария Куклева" w:date="2026-06-05T21:21:00Z" w16du:dateUtc="2026-06-05T18:21:00Z">
              <w:rPr>
                <w:b/>
                <w:bCs/>
                <w:sz w:val="36"/>
                <w:szCs w:val="36"/>
              </w:rPr>
            </w:rPrChange>
          </w:rPr>
          <w:t>В рамках проекта предусмотрена интеграция сайта интернет-магазина «Переделкино» с существующей системой складского учёта.</w:t>
        </w:r>
      </w:ins>
      <w:del w:id="1203" w:author="Мария Куклева" w:date="2026-05-31T20:45:00Z" w16du:dateUtc="2026-05-31T17:45:00Z">
        <w:r w:rsidR="005639C5" w:rsidRPr="00190F96" w:rsidDel="005639C5">
          <w:rPr>
            <w:rPrChange w:id="1204" w:author="Мария Куклева" w:date="2026-06-05T21:21:00Z" w16du:dateUtc="2026-06-05T18:21:00Z">
              <w:rPr>
                <w:i/>
                <w:iCs/>
                <w:color w:val="595959"/>
              </w:rPr>
            </w:rPrChange>
          </w:rPr>
          <w:delText>Текстовое описание концепции решения — ответ на вопрос: «Что делаем?»</w:delText>
        </w:r>
      </w:del>
    </w:p>
    <w:tbl>
      <w:tblPr>
        <w:tblStyle w:val="af"/>
        <w:tblW w:w="10060" w:type="dxa"/>
        <w:tblLook w:val="04A0" w:firstRow="1" w:lastRow="0" w:firstColumn="1" w:lastColumn="0" w:noHBand="0" w:noVBand="1"/>
        <w:tblPrChange w:id="1205" w:author="Мария Куклева" w:date="2026-06-05T21:59:00Z" w16du:dateUtc="2026-06-05T18:59:00Z">
          <w:tblPr>
            <w:tblStyle w:val="af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554"/>
        <w:gridCol w:w="1974"/>
        <w:gridCol w:w="1712"/>
        <w:gridCol w:w="2121"/>
        <w:gridCol w:w="2699"/>
        <w:tblGridChange w:id="1206">
          <w:tblGrid>
            <w:gridCol w:w="1554"/>
            <w:gridCol w:w="1974"/>
            <w:gridCol w:w="1712"/>
            <w:gridCol w:w="674"/>
            <w:gridCol w:w="1447"/>
            <w:gridCol w:w="1989"/>
            <w:gridCol w:w="710"/>
          </w:tblGrid>
        </w:tblGridChange>
      </w:tblGrid>
      <w:tr w:rsidR="00190F96" w:rsidRPr="00442862" w14:paraId="3F241662" w14:textId="77777777" w:rsidTr="00442862">
        <w:trPr>
          <w:ins w:id="1207" w:author="Мария Куклева" w:date="2026-06-05T21:19:00Z" w16du:dateUtc="2026-06-05T18:19:00Z"/>
          <w:trPrChange w:id="1208" w:author="Мария Куклева" w:date="2026-06-05T21:59:00Z" w16du:dateUtc="2026-06-05T18:59:00Z">
            <w:trPr>
              <w:gridAfter w:val="0"/>
            </w:trPr>
          </w:trPrChange>
        </w:trPr>
        <w:tc>
          <w:tcPr>
            <w:tcW w:w="1554" w:type="dxa"/>
            <w:tcBorders>
              <w:right w:val="single" w:sz="4" w:space="0" w:color="auto"/>
            </w:tcBorders>
            <w:tcPrChange w:id="1209" w:author="Мария Куклева" w:date="2026-06-05T21:59:00Z" w16du:dateUtc="2026-06-05T18:59:00Z">
              <w:tcPr>
                <w:tcW w:w="846" w:type="dxa"/>
                <w:tcBorders>
                  <w:right w:val="single" w:sz="4" w:space="0" w:color="auto"/>
                </w:tcBorders>
              </w:tcPr>
            </w:tcPrChange>
          </w:tcPr>
          <w:p w14:paraId="60F37FE2" w14:textId="3F1359FB" w:rsidR="00190F96" w:rsidRPr="00442862" w:rsidRDefault="00190F96" w:rsidP="00190F96">
            <w:pPr>
              <w:spacing w:before="280" w:after="280" w:line="240" w:lineRule="auto"/>
              <w:rPr>
                <w:ins w:id="1210" w:author="Мария Куклева" w:date="2026-06-05T21:19:00Z" w16du:dateUtc="2026-06-05T18:19:00Z"/>
                <w:sz w:val="16"/>
                <w:szCs w:val="16"/>
                <w:rPrChange w:id="1211" w:author="Мария Куклева" w:date="2026-06-05T21:58:00Z" w16du:dateUtc="2026-06-05T18:58:00Z">
                  <w:rPr>
                    <w:ins w:id="1212" w:author="Мария Куклева" w:date="2026-06-05T21:19:00Z" w16du:dateUtc="2026-06-05T18:19:00Z"/>
                    <w:b/>
                    <w:bCs/>
                    <w:sz w:val="36"/>
                    <w:szCs w:val="36"/>
                  </w:rPr>
                </w:rPrChange>
              </w:rPr>
            </w:pPr>
            <w:ins w:id="1213" w:author="Мария Куклева" w:date="2026-06-05T21:22:00Z">
              <w:r w:rsidRPr="00442862">
                <w:rPr>
                  <w:sz w:val="16"/>
                  <w:szCs w:val="16"/>
                  <w:rPrChange w:id="1214" w:author="Мария Куклева" w:date="2026-06-05T21:58:00Z" w16du:dateUtc="2026-06-05T18:58:00Z">
                    <w:rPr/>
                  </w:rPrChange>
                </w:rPr>
                <w:t>Направление</w:t>
              </w:r>
            </w:ins>
          </w:p>
        </w:tc>
        <w:tc>
          <w:tcPr>
            <w:tcW w:w="1974" w:type="dxa"/>
            <w:tcBorders>
              <w:left w:val="single" w:sz="4" w:space="0" w:color="auto"/>
            </w:tcBorders>
            <w:tcPrChange w:id="1215" w:author="Мария Куклева" w:date="2026-06-05T21:59:00Z" w16du:dateUtc="2026-06-05T18:59:00Z">
              <w:tcPr>
                <w:tcW w:w="2270" w:type="dxa"/>
                <w:tcBorders>
                  <w:left w:val="single" w:sz="4" w:space="0" w:color="auto"/>
                </w:tcBorders>
              </w:tcPr>
            </w:tcPrChange>
          </w:tcPr>
          <w:p w14:paraId="24050465" w14:textId="02D30E1A" w:rsidR="00190F96" w:rsidRPr="00442862" w:rsidRDefault="00190F96" w:rsidP="00190F96">
            <w:pPr>
              <w:spacing w:before="280" w:after="280" w:line="240" w:lineRule="auto"/>
              <w:rPr>
                <w:ins w:id="1216" w:author="Мария Куклева" w:date="2026-06-05T21:19:00Z" w16du:dateUtc="2026-06-05T18:19:00Z"/>
                <w:sz w:val="16"/>
                <w:szCs w:val="16"/>
                <w:rPrChange w:id="1217" w:author="Мария Куклева" w:date="2026-06-05T21:58:00Z" w16du:dateUtc="2026-06-05T18:58:00Z">
                  <w:rPr>
                    <w:ins w:id="1218" w:author="Мария Куклева" w:date="2026-06-05T21:19:00Z" w16du:dateUtc="2026-06-05T18:19:00Z"/>
                    <w:b/>
                    <w:bCs/>
                    <w:sz w:val="36"/>
                    <w:szCs w:val="36"/>
                  </w:rPr>
                </w:rPrChange>
              </w:rPr>
            </w:pPr>
            <w:ins w:id="1219" w:author="Мария Куклева" w:date="2026-06-05T21:22:00Z">
              <w:r w:rsidRPr="00442862">
                <w:rPr>
                  <w:sz w:val="16"/>
                  <w:szCs w:val="16"/>
                  <w:rPrChange w:id="1220" w:author="Мария Куклева" w:date="2026-06-05T21:58:00Z" w16du:dateUtc="2026-06-05T18:58:00Z">
                    <w:rPr/>
                  </w:rPrChange>
                </w:rPr>
                <w:t>От кого</w:t>
              </w:r>
            </w:ins>
          </w:p>
        </w:tc>
        <w:tc>
          <w:tcPr>
            <w:tcW w:w="1712" w:type="dxa"/>
            <w:tcPrChange w:id="1221" w:author="Мария Куклева" w:date="2026-06-05T21:59:00Z" w16du:dateUtc="2026-06-05T18:59:00Z">
              <w:tcPr>
                <w:tcW w:w="3117" w:type="dxa"/>
                <w:gridSpan w:val="2"/>
              </w:tcPr>
            </w:tcPrChange>
          </w:tcPr>
          <w:p w14:paraId="787DE25B" w14:textId="5B6135FC" w:rsidR="00190F96" w:rsidRPr="00442862" w:rsidRDefault="00190F96" w:rsidP="00190F96">
            <w:pPr>
              <w:spacing w:before="280" w:after="280" w:line="240" w:lineRule="auto"/>
              <w:rPr>
                <w:ins w:id="1222" w:author="Мария Куклева" w:date="2026-06-05T21:19:00Z" w16du:dateUtc="2026-06-05T18:19:00Z"/>
                <w:sz w:val="16"/>
                <w:szCs w:val="16"/>
                <w:rPrChange w:id="1223" w:author="Мария Куклева" w:date="2026-06-05T21:58:00Z" w16du:dateUtc="2026-06-05T18:58:00Z">
                  <w:rPr>
                    <w:ins w:id="1224" w:author="Мария Куклева" w:date="2026-06-05T21:19:00Z" w16du:dateUtc="2026-06-05T18:19:00Z"/>
                    <w:b/>
                    <w:bCs/>
                    <w:sz w:val="36"/>
                    <w:szCs w:val="36"/>
                  </w:rPr>
                </w:rPrChange>
              </w:rPr>
            </w:pPr>
            <w:ins w:id="1225" w:author="Мария Куклева" w:date="2026-06-05T21:22:00Z" w16du:dateUtc="2026-06-05T18:22:00Z">
              <w:r w:rsidRPr="00442862">
                <w:rPr>
                  <w:sz w:val="16"/>
                  <w:szCs w:val="16"/>
                  <w:rPrChange w:id="1226" w:author="Мария Куклева" w:date="2026-06-05T21:58:00Z" w16du:dateUtc="2026-06-05T18:58:00Z">
                    <w:rPr/>
                  </w:rPrChange>
                </w:rPr>
                <w:t>Кому</w:t>
              </w:r>
            </w:ins>
          </w:p>
        </w:tc>
        <w:tc>
          <w:tcPr>
            <w:tcW w:w="2121" w:type="dxa"/>
            <w:tcBorders>
              <w:right w:val="single" w:sz="4" w:space="0" w:color="auto"/>
            </w:tcBorders>
            <w:tcPrChange w:id="1227" w:author="Мария Куклева" w:date="2026-06-05T21:59:00Z" w16du:dateUtc="2026-06-05T18:59:00Z">
              <w:tcPr>
                <w:tcW w:w="1452" w:type="dxa"/>
                <w:tcBorders>
                  <w:right w:val="single" w:sz="4" w:space="0" w:color="auto"/>
                </w:tcBorders>
              </w:tcPr>
            </w:tcPrChange>
          </w:tcPr>
          <w:p w14:paraId="1061B46C" w14:textId="294C5C53" w:rsidR="00190F96" w:rsidRPr="00442862" w:rsidRDefault="00190F96" w:rsidP="00190F96">
            <w:pPr>
              <w:spacing w:before="280" w:after="280" w:line="240" w:lineRule="auto"/>
              <w:rPr>
                <w:ins w:id="1228" w:author="Мария Куклева" w:date="2026-06-05T21:19:00Z" w16du:dateUtc="2026-06-05T18:19:00Z"/>
                <w:sz w:val="16"/>
                <w:szCs w:val="16"/>
                <w:rPrChange w:id="1229" w:author="Мария Куклева" w:date="2026-06-05T21:58:00Z" w16du:dateUtc="2026-06-05T18:58:00Z">
                  <w:rPr>
                    <w:ins w:id="1230" w:author="Мария Куклева" w:date="2026-06-05T21:19:00Z" w16du:dateUtc="2026-06-05T18:19:00Z"/>
                    <w:b/>
                    <w:bCs/>
                    <w:sz w:val="36"/>
                    <w:szCs w:val="36"/>
                  </w:rPr>
                </w:rPrChange>
              </w:rPr>
            </w:pPr>
            <w:ins w:id="1231" w:author="Мария Куклева" w:date="2026-06-05T21:23:00Z">
              <w:r w:rsidRPr="00442862">
                <w:rPr>
                  <w:sz w:val="16"/>
                  <w:szCs w:val="16"/>
                  <w:rPrChange w:id="1232" w:author="Мария Куклева" w:date="2026-06-05T21:58:00Z" w16du:dateUtc="2026-06-05T18:58:00Z">
                    <w:rPr/>
                  </w:rPrChange>
                </w:rPr>
                <w:t>Что передаётся</w:t>
              </w:r>
            </w:ins>
          </w:p>
        </w:tc>
        <w:tc>
          <w:tcPr>
            <w:tcW w:w="2699" w:type="dxa"/>
            <w:tcBorders>
              <w:left w:val="single" w:sz="4" w:space="0" w:color="auto"/>
            </w:tcBorders>
            <w:tcPrChange w:id="1233" w:author="Мария Куклева" w:date="2026-06-05T21:59:00Z" w16du:dateUtc="2026-06-05T18:59:00Z">
              <w:tcPr>
                <w:tcW w:w="1665" w:type="dxa"/>
                <w:tcBorders>
                  <w:left w:val="single" w:sz="4" w:space="0" w:color="auto"/>
                </w:tcBorders>
              </w:tcPr>
            </w:tcPrChange>
          </w:tcPr>
          <w:p w14:paraId="1CD2688B" w14:textId="2E2C78F7" w:rsidR="00190F96" w:rsidRPr="00442862" w:rsidRDefault="00190F96" w:rsidP="00190F96">
            <w:pPr>
              <w:spacing w:before="280" w:after="280" w:line="240" w:lineRule="auto"/>
              <w:rPr>
                <w:ins w:id="1234" w:author="Мария Куклева" w:date="2026-06-05T21:19:00Z" w16du:dateUtc="2026-06-05T18:19:00Z"/>
                <w:sz w:val="16"/>
                <w:szCs w:val="16"/>
                <w:rPrChange w:id="1235" w:author="Мария Куклева" w:date="2026-06-05T21:58:00Z" w16du:dateUtc="2026-06-05T18:58:00Z">
                  <w:rPr>
                    <w:ins w:id="1236" w:author="Мария Куклева" w:date="2026-06-05T21:19:00Z" w16du:dateUtc="2026-06-05T18:19:00Z"/>
                    <w:b/>
                    <w:bCs/>
                    <w:sz w:val="36"/>
                    <w:szCs w:val="36"/>
                  </w:rPr>
                </w:rPrChange>
              </w:rPr>
            </w:pPr>
            <w:ins w:id="1237" w:author="Мария Куклева" w:date="2026-06-05T21:23:00Z">
              <w:r w:rsidRPr="00442862">
                <w:rPr>
                  <w:sz w:val="16"/>
                  <w:szCs w:val="16"/>
                  <w:rPrChange w:id="1238" w:author="Мария Куклева" w:date="2026-06-05T21:58:00Z" w16du:dateUtc="2026-06-05T18:58:00Z">
                    <w:rPr/>
                  </w:rPrChange>
                </w:rPr>
                <w:t>Когда</w:t>
              </w:r>
            </w:ins>
          </w:p>
        </w:tc>
      </w:tr>
      <w:tr w:rsidR="00190F96" w:rsidRPr="00442862" w14:paraId="1E1462A1" w14:textId="77777777" w:rsidTr="00442862">
        <w:trPr>
          <w:trHeight w:val="658"/>
          <w:ins w:id="1239" w:author="Мария Куклева" w:date="2026-06-05T21:19:00Z" w16du:dateUtc="2026-06-05T18:19:00Z"/>
          <w:trPrChange w:id="1240" w:author="Мария Куклева" w:date="2026-06-05T21:59:00Z" w16du:dateUtc="2026-06-05T18:59:00Z">
            <w:trPr>
              <w:gridAfter w:val="0"/>
            </w:trPr>
          </w:trPrChange>
        </w:trPr>
        <w:tc>
          <w:tcPr>
            <w:tcW w:w="1554" w:type="dxa"/>
            <w:tcBorders>
              <w:right w:val="single" w:sz="4" w:space="0" w:color="auto"/>
            </w:tcBorders>
            <w:tcPrChange w:id="1241" w:author="Мария Куклева" w:date="2026-06-05T21:59:00Z" w16du:dateUtc="2026-06-05T18:59:00Z">
              <w:tcPr>
                <w:tcW w:w="846" w:type="dxa"/>
                <w:tcBorders>
                  <w:right w:val="single" w:sz="4" w:space="0" w:color="auto"/>
                </w:tcBorders>
              </w:tcPr>
            </w:tcPrChange>
          </w:tcPr>
          <w:p w14:paraId="0AD7AE41" w14:textId="60CACEE3" w:rsidR="00190F96" w:rsidRPr="00442862" w:rsidRDefault="00190F96" w:rsidP="00190F96">
            <w:pPr>
              <w:spacing w:before="280" w:after="280" w:line="240" w:lineRule="auto"/>
              <w:rPr>
                <w:ins w:id="1242" w:author="Мария Куклева" w:date="2026-06-05T21:19:00Z" w16du:dateUtc="2026-06-05T18:19:00Z"/>
                <w:sz w:val="16"/>
                <w:szCs w:val="16"/>
                <w:rPrChange w:id="1243" w:author="Мария Куклева" w:date="2026-06-05T21:58:00Z" w16du:dateUtc="2026-06-05T18:58:00Z">
                  <w:rPr>
                    <w:ins w:id="1244" w:author="Мария Куклева" w:date="2026-06-05T21:19:00Z" w16du:dateUtc="2026-06-05T18:19:00Z"/>
                    <w:b/>
                    <w:bCs/>
                    <w:sz w:val="36"/>
                    <w:szCs w:val="36"/>
                  </w:rPr>
                </w:rPrChange>
              </w:rPr>
            </w:pPr>
            <w:ins w:id="1245" w:author="Мария Куклева" w:date="2026-06-05T21:22:00Z" w16du:dateUtc="2026-06-05T18:22:00Z">
              <w:r w:rsidRPr="00442862">
                <w:rPr>
                  <w:sz w:val="16"/>
                  <w:szCs w:val="16"/>
                  <w:rPrChange w:id="1246" w:author="Мария Куклева" w:date="2026-06-05T21:58:00Z" w16du:dateUtc="2026-06-05T18:58:00Z">
                    <w:rPr>
                      <w:b/>
                      <w:bCs/>
                      <w:sz w:val="36"/>
                      <w:szCs w:val="36"/>
                    </w:rPr>
                  </w:rPrChange>
                </w:rPr>
                <w:t>1</w:t>
              </w:r>
            </w:ins>
          </w:p>
        </w:tc>
        <w:tc>
          <w:tcPr>
            <w:tcW w:w="1974" w:type="dxa"/>
            <w:tcBorders>
              <w:left w:val="single" w:sz="4" w:space="0" w:color="auto"/>
            </w:tcBorders>
            <w:tcPrChange w:id="1247" w:author="Мария Куклева" w:date="2026-06-05T21:59:00Z" w16du:dateUtc="2026-06-05T18:59:00Z">
              <w:tcPr>
                <w:tcW w:w="2270" w:type="dxa"/>
                <w:tcBorders>
                  <w:left w:val="single" w:sz="4" w:space="0" w:color="auto"/>
                </w:tcBorders>
              </w:tcPr>
            </w:tcPrChange>
          </w:tcPr>
          <w:p w14:paraId="78DCC27D" w14:textId="14DC8C82" w:rsidR="00190F96" w:rsidRPr="00442862" w:rsidRDefault="00190F96" w:rsidP="00190F96">
            <w:pPr>
              <w:spacing w:before="280" w:after="280" w:line="240" w:lineRule="auto"/>
              <w:rPr>
                <w:ins w:id="1248" w:author="Мария Куклева" w:date="2026-06-05T21:19:00Z" w16du:dateUtc="2026-06-05T18:19:00Z"/>
                <w:sz w:val="16"/>
                <w:szCs w:val="16"/>
                <w:rPrChange w:id="1249" w:author="Мария Куклева" w:date="2026-06-05T21:58:00Z" w16du:dateUtc="2026-06-05T18:58:00Z">
                  <w:rPr>
                    <w:ins w:id="1250" w:author="Мария Куклева" w:date="2026-06-05T21:19:00Z" w16du:dateUtc="2026-06-05T18:19:00Z"/>
                    <w:b/>
                    <w:bCs/>
                    <w:sz w:val="36"/>
                    <w:szCs w:val="36"/>
                  </w:rPr>
                </w:rPrChange>
              </w:rPr>
            </w:pPr>
            <w:ins w:id="1251" w:author="Мария Куклева" w:date="2026-06-05T21:23:00Z">
              <w:r w:rsidRPr="00442862">
                <w:rPr>
                  <w:sz w:val="16"/>
                  <w:szCs w:val="16"/>
                  <w:rPrChange w:id="1252" w:author="Мария Куклева" w:date="2026-06-05T21:58:00Z" w16du:dateUtc="2026-06-05T18:58:00Z">
                    <w:rPr/>
                  </w:rPrChange>
                </w:rPr>
                <w:t>Система складского учёта → Сайт</w:t>
              </w:r>
            </w:ins>
          </w:p>
        </w:tc>
        <w:tc>
          <w:tcPr>
            <w:tcW w:w="1712" w:type="dxa"/>
            <w:tcPrChange w:id="1253" w:author="Мария Куклева" w:date="2026-06-05T21:59:00Z" w16du:dateUtc="2026-06-05T18:59:00Z">
              <w:tcPr>
                <w:tcW w:w="3117" w:type="dxa"/>
                <w:gridSpan w:val="2"/>
              </w:tcPr>
            </w:tcPrChange>
          </w:tcPr>
          <w:p w14:paraId="0F44B7E0" w14:textId="299A69EB" w:rsidR="00190F96" w:rsidRPr="00442862" w:rsidRDefault="00190F96" w:rsidP="00190F96">
            <w:pPr>
              <w:spacing w:before="280" w:after="280" w:line="240" w:lineRule="auto"/>
              <w:rPr>
                <w:ins w:id="1254" w:author="Мария Куклева" w:date="2026-06-05T21:19:00Z" w16du:dateUtc="2026-06-05T18:19:00Z"/>
                <w:sz w:val="16"/>
                <w:szCs w:val="16"/>
                <w:rPrChange w:id="1255" w:author="Мария Куклева" w:date="2026-06-05T21:58:00Z" w16du:dateUtc="2026-06-05T18:58:00Z">
                  <w:rPr>
                    <w:ins w:id="1256" w:author="Мария Куклева" w:date="2026-06-05T21:19:00Z" w16du:dateUtc="2026-06-05T18:19:00Z"/>
                    <w:b/>
                    <w:bCs/>
                    <w:sz w:val="36"/>
                    <w:szCs w:val="36"/>
                  </w:rPr>
                </w:rPrChange>
              </w:rPr>
            </w:pPr>
            <w:ins w:id="1257" w:author="Мария Куклева" w:date="2026-06-05T21:23:00Z">
              <w:r w:rsidRPr="00442862">
                <w:rPr>
                  <w:sz w:val="16"/>
                  <w:szCs w:val="16"/>
                  <w:rPrChange w:id="1258" w:author="Мария Куклева" w:date="2026-06-05T21:58:00Z" w16du:dateUtc="2026-06-05T18:58:00Z">
                    <w:rPr/>
                  </w:rPrChange>
                </w:rPr>
                <w:t>Склад</w:t>
              </w:r>
            </w:ins>
          </w:p>
        </w:tc>
        <w:tc>
          <w:tcPr>
            <w:tcW w:w="2121" w:type="dxa"/>
            <w:tcBorders>
              <w:right w:val="single" w:sz="4" w:space="0" w:color="auto"/>
            </w:tcBorders>
            <w:tcPrChange w:id="1259" w:author="Мария Куклева" w:date="2026-06-05T21:59:00Z" w16du:dateUtc="2026-06-05T18:59:00Z">
              <w:tcPr>
                <w:tcW w:w="1452" w:type="dxa"/>
                <w:tcBorders>
                  <w:right w:val="single" w:sz="4" w:space="0" w:color="auto"/>
                </w:tcBorders>
              </w:tcPr>
            </w:tcPrChange>
          </w:tcPr>
          <w:p w14:paraId="5A4ED20F" w14:textId="4608BD0E" w:rsidR="00190F96" w:rsidRPr="00442862" w:rsidRDefault="00190F96" w:rsidP="00190F96">
            <w:pPr>
              <w:spacing w:before="280" w:after="280" w:line="240" w:lineRule="auto"/>
              <w:rPr>
                <w:ins w:id="1260" w:author="Мария Куклева" w:date="2026-06-05T21:19:00Z" w16du:dateUtc="2026-06-05T18:19:00Z"/>
                <w:sz w:val="16"/>
                <w:szCs w:val="16"/>
                <w:rPrChange w:id="1261" w:author="Мария Куклева" w:date="2026-06-05T21:58:00Z" w16du:dateUtc="2026-06-05T18:58:00Z">
                  <w:rPr>
                    <w:ins w:id="1262" w:author="Мария Куклева" w:date="2026-06-05T21:19:00Z" w16du:dateUtc="2026-06-05T18:19:00Z"/>
                    <w:b/>
                    <w:bCs/>
                    <w:sz w:val="36"/>
                    <w:szCs w:val="36"/>
                  </w:rPr>
                </w:rPrChange>
              </w:rPr>
            </w:pPr>
            <w:ins w:id="1263" w:author="Мария Куклева" w:date="2026-06-05T21:23:00Z" w16du:dateUtc="2026-06-05T18:23:00Z">
              <w:r w:rsidRPr="00442862">
                <w:rPr>
                  <w:sz w:val="16"/>
                  <w:szCs w:val="16"/>
                  <w:rPrChange w:id="1264" w:author="Мария Куклева" w:date="2026-06-05T21:58:00Z" w16du:dateUtc="2026-06-05T18:58:00Z">
                    <w:rPr/>
                  </w:rPrChange>
                </w:rPr>
                <w:t>Сайт</w:t>
              </w:r>
            </w:ins>
          </w:p>
        </w:tc>
        <w:tc>
          <w:tcPr>
            <w:tcW w:w="2699" w:type="dxa"/>
            <w:tcBorders>
              <w:left w:val="single" w:sz="4" w:space="0" w:color="auto"/>
            </w:tcBorders>
            <w:tcPrChange w:id="1265" w:author="Мария Куклева" w:date="2026-06-05T21:59:00Z" w16du:dateUtc="2026-06-05T18:59:00Z">
              <w:tcPr>
                <w:tcW w:w="1665" w:type="dxa"/>
                <w:tcBorders>
                  <w:left w:val="single" w:sz="4" w:space="0" w:color="auto"/>
                </w:tcBorders>
              </w:tcPr>
            </w:tcPrChange>
          </w:tcPr>
          <w:p w14:paraId="1A27EB12" w14:textId="7CD00740" w:rsidR="00190F96" w:rsidRPr="00442862" w:rsidRDefault="00190F96" w:rsidP="00190F96">
            <w:pPr>
              <w:spacing w:before="280" w:after="280" w:line="240" w:lineRule="auto"/>
              <w:rPr>
                <w:ins w:id="1266" w:author="Мария Куклева" w:date="2026-06-05T21:19:00Z" w16du:dateUtc="2026-06-05T18:19:00Z"/>
                <w:sz w:val="16"/>
                <w:szCs w:val="16"/>
                <w:rPrChange w:id="1267" w:author="Мария Куклева" w:date="2026-06-05T21:58:00Z" w16du:dateUtc="2026-06-05T18:58:00Z">
                  <w:rPr>
                    <w:ins w:id="1268" w:author="Мария Куклева" w:date="2026-06-05T21:19:00Z" w16du:dateUtc="2026-06-05T18:19:00Z"/>
                    <w:b/>
                    <w:bCs/>
                    <w:sz w:val="36"/>
                    <w:szCs w:val="36"/>
                  </w:rPr>
                </w:rPrChange>
              </w:rPr>
            </w:pPr>
            <w:ins w:id="1269" w:author="Мария Куклева" w:date="2026-06-05T21:23:00Z" w16du:dateUtc="2026-06-05T18:23:00Z">
              <w:r w:rsidRPr="00442862">
                <w:rPr>
                  <w:sz w:val="16"/>
                  <w:szCs w:val="16"/>
                  <w:rPrChange w:id="1270" w:author="Мария Куклева" w:date="2026-06-05T21:58:00Z" w16du:dateUtc="2026-06-05T18:58:00Z">
                    <w:rPr/>
                  </w:rPrChange>
                </w:rPr>
                <w:t>Статус наличия товара (в наличии / нет), количество товара на складе</w:t>
              </w:r>
            </w:ins>
          </w:p>
        </w:tc>
      </w:tr>
      <w:tr w:rsidR="00190F96" w:rsidRPr="00442862" w14:paraId="6D49526D" w14:textId="77777777" w:rsidTr="00442862">
        <w:tblPrEx>
          <w:tblPrExChange w:id="1271" w:author="Мария Куклева" w:date="2026-06-05T21:59:00Z" w16du:dateUtc="2026-06-05T18:59:00Z">
            <w:tblPrEx>
              <w:tblW w:w="10060" w:type="dxa"/>
            </w:tblPrEx>
          </w:tblPrExChange>
        </w:tblPrEx>
        <w:trPr>
          <w:ins w:id="1272" w:author="Мария Куклева" w:date="2026-06-05T21:20:00Z" w16du:dateUtc="2026-06-05T18:20:00Z"/>
        </w:trPr>
        <w:tc>
          <w:tcPr>
            <w:tcW w:w="1554" w:type="dxa"/>
            <w:tcBorders>
              <w:right w:val="single" w:sz="4" w:space="0" w:color="auto"/>
            </w:tcBorders>
            <w:tcPrChange w:id="1273" w:author="Мария Куклева" w:date="2026-06-05T21:59:00Z" w16du:dateUtc="2026-06-05T18:59:00Z">
              <w:tcPr>
                <w:tcW w:w="1554" w:type="dxa"/>
                <w:tcBorders>
                  <w:right w:val="single" w:sz="4" w:space="0" w:color="auto"/>
                </w:tcBorders>
              </w:tcPr>
            </w:tcPrChange>
          </w:tcPr>
          <w:p w14:paraId="33236BE8" w14:textId="6F2B9E2D" w:rsidR="00190F96" w:rsidRPr="00442862" w:rsidRDefault="00190F96" w:rsidP="00190F96">
            <w:pPr>
              <w:spacing w:before="280" w:after="280" w:line="240" w:lineRule="auto"/>
              <w:rPr>
                <w:ins w:id="1274" w:author="Мария Куклева" w:date="2026-06-05T21:20:00Z" w16du:dateUtc="2026-06-05T18:20:00Z"/>
                <w:sz w:val="16"/>
                <w:szCs w:val="16"/>
                <w:rPrChange w:id="1275" w:author="Мария Куклева" w:date="2026-06-05T21:58:00Z" w16du:dateUtc="2026-06-05T18:58:00Z">
                  <w:rPr>
                    <w:ins w:id="1276" w:author="Мария Куклева" w:date="2026-06-05T21:20:00Z" w16du:dateUtc="2026-06-05T18:20:00Z"/>
                    <w:b/>
                    <w:bCs/>
                    <w:sz w:val="36"/>
                    <w:szCs w:val="36"/>
                  </w:rPr>
                </w:rPrChange>
              </w:rPr>
            </w:pPr>
            <w:ins w:id="1277" w:author="Мария Куклева" w:date="2026-06-05T21:22:00Z" w16du:dateUtc="2026-06-05T18:22:00Z">
              <w:r w:rsidRPr="00442862">
                <w:rPr>
                  <w:sz w:val="16"/>
                  <w:szCs w:val="16"/>
                  <w:rPrChange w:id="1278" w:author="Мария Куклева" w:date="2026-06-05T21:58:00Z" w16du:dateUtc="2026-06-05T18:58:00Z">
                    <w:rPr>
                      <w:b/>
                      <w:bCs/>
                      <w:sz w:val="36"/>
                      <w:szCs w:val="36"/>
                    </w:rPr>
                  </w:rPrChange>
                </w:rPr>
                <w:t>2</w:t>
              </w:r>
            </w:ins>
          </w:p>
        </w:tc>
        <w:tc>
          <w:tcPr>
            <w:tcW w:w="1974" w:type="dxa"/>
            <w:tcBorders>
              <w:left w:val="single" w:sz="4" w:space="0" w:color="auto"/>
            </w:tcBorders>
            <w:tcPrChange w:id="1279" w:author="Мария Куклева" w:date="2026-06-05T21:59:00Z" w16du:dateUtc="2026-06-05T18:59:00Z">
              <w:tcPr>
                <w:tcW w:w="1974" w:type="dxa"/>
                <w:tcBorders>
                  <w:left w:val="single" w:sz="4" w:space="0" w:color="auto"/>
                </w:tcBorders>
              </w:tcPr>
            </w:tcPrChange>
          </w:tcPr>
          <w:p w14:paraId="70EF6238" w14:textId="70327C9B" w:rsidR="00190F96" w:rsidRPr="00442862" w:rsidRDefault="00190F96" w:rsidP="00190F96">
            <w:pPr>
              <w:spacing w:before="280" w:after="280" w:line="240" w:lineRule="auto"/>
              <w:rPr>
                <w:ins w:id="1280" w:author="Мария Куклева" w:date="2026-06-05T21:20:00Z" w16du:dateUtc="2026-06-05T18:20:00Z"/>
                <w:sz w:val="16"/>
                <w:szCs w:val="16"/>
                <w:rPrChange w:id="1281" w:author="Мария Куклева" w:date="2026-06-05T21:58:00Z" w16du:dateUtc="2026-06-05T18:58:00Z">
                  <w:rPr>
                    <w:ins w:id="1282" w:author="Мария Куклева" w:date="2026-06-05T21:20:00Z" w16du:dateUtc="2026-06-05T18:20:00Z"/>
                    <w:b/>
                    <w:bCs/>
                    <w:sz w:val="36"/>
                    <w:szCs w:val="36"/>
                  </w:rPr>
                </w:rPrChange>
              </w:rPr>
            </w:pPr>
            <w:ins w:id="1283" w:author="Мария Куклева" w:date="2026-06-05T21:24:00Z">
              <w:r w:rsidRPr="00442862">
                <w:rPr>
                  <w:sz w:val="16"/>
                  <w:szCs w:val="16"/>
                  <w:rPrChange w:id="1284" w:author="Мария Куклева" w:date="2026-06-05T21:58:00Z" w16du:dateUtc="2026-06-05T18:58:00Z">
                    <w:rPr/>
                  </w:rPrChange>
                </w:rPr>
                <w:t>Сайт → Система складского учёта</w:t>
              </w:r>
            </w:ins>
          </w:p>
        </w:tc>
        <w:tc>
          <w:tcPr>
            <w:tcW w:w="1712" w:type="dxa"/>
            <w:tcPrChange w:id="1285" w:author="Мария Куклева" w:date="2026-06-05T21:59:00Z" w16du:dateUtc="2026-06-05T18:59:00Z">
              <w:tcPr>
                <w:tcW w:w="1712" w:type="dxa"/>
              </w:tcPr>
            </w:tcPrChange>
          </w:tcPr>
          <w:p w14:paraId="2A97EE5D" w14:textId="1FC21EEC" w:rsidR="00190F96" w:rsidRPr="00442862" w:rsidRDefault="00190F96" w:rsidP="00190F96">
            <w:pPr>
              <w:spacing w:before="280" w:after="280" w:line="240" w:lineRule="auto"/>
              <w:rPr>
                <w:ins w:id="1286" w:author="Мария Куклева" w:date="2026-06-05T21:20:00Z" w16du:dateUtc="2026-06-05T18:20:00Z"/>
                <w:sz w:val="16"/>
                <w:szCs w:val="16"/>
                <w:rPrChange w:id="1287" w:author="Мария Куклева" w:date="2026-06-05T21:58:00Z" w16du:dateUtc="2026-06-05T18:58:00Z">
                  <w:rPr>
                    <w:ins w:id="1288" w:author="Мария Куклева" w:date="2026-06-05T21:20:00Z" w16du:dateUtc="2026-06-05T18:20:00Z"/>
                    <w:b/>
                    <w:bCs/>
                    <w:sz w:val="36"/>
                    <w:szCs w:val="36"/>
                  </w:rPr>
                </w:rPrChange>
              </w:rPr>
            </w:pPr>
            <w:ins w:id="1289" w:author="Мария Куклева" w:date="2026-06-05T21:23:00Z">
              <w:r w:rsidRPr="00442862">
                <w:rPr>
                  <w:sz w:val="16"/>
                  <w:szCs w:val="16"/>
                  <w:rPrChange w:id="1290" w:author="Мария Куклева" w:date="2026-06-05T21:58:00Z" w16du:dateUtc="2026-06-05T18:58:00Z">
                    <w:rPr/>
                  </w:rPrChange>
                </w:rPr>
                <w:t>Сайт</w:t>
              </w:r>
            </w:ins>
          </w:p>
        </w:tc>
        <w:tc>
          <w:tcPr>
            <w:tcW w:w="2121" w:type="dxa"/>
            <w:tcBorders>
              <w:right w:val="single" w:sz="4" w:space="0" w:color="auto"/>
            </w:tcBorders>
            <w:tcPrChange w:id="1291" w:author="Мария Куклева" w:date="2026-06-05T21:59:00Z" w16du:dateUtc="2026-06-05T18:59:00Z">
              <w:tcPr>
                <w:tcW w:w="2121" w:type="dxa"/>
                <w:gridSpan w:val="2"/>
                <w:tcBorders>
                  <w:right w:val="single" w:sz="4" w:space="0" w:color="auto"/>
                </w:tcBorders>
              </w:tcPr>
            </w:tcPrChange>
          </w:tcPr>
          <w:p w14:paraId="21A02E8B" w14:textId="276F0788" w:rsidR="00190F96" w:rsidRPr="00442862" w:rsidRDefault="00190F96" w:rsidP="00190F96">
            <w:pPr>
              <w:spacing w:before="280" w:after="280" w:line="240" w:lineRule="auto"/>
              <w:rPr>
                <w:ins w:id="1292" w:author="Мария Куклева" w:date="2026-06-05T21:20:00Z" w16du:dateUtc="2026-06-05T18:20:00Z"/>
                <w:sz w:val="16"/>
                <w:szCs w:val="16"/>
                <w:rPrChange w:id="1293" w:author="Мария Куклева" w:date="2026-06-05T21:58:00Z" w16du:dateUtc="2026-06-05T18:58:00Z">
                  <w:rPr>
                    <w:ins w:id="1294" w:author="Мария Куклева" w:date="2026-06-05T21:20:00Z" w16du:dateUtc="2026-06-05T18:20:00Z"/>
                    <w:b/>
                    <w:bCs/>
                    <w:sz w:val="36"/>
                    <w:szCs w:val="36"/>
                  </w:rPr>
                </w:rPrChange>
              </w:rPr>
            </w:pPr>
            <w:ins w:id="1295" w:author="Мария Куклева" w:date="2026-06-05T21:23:00Z">
              <w:r w:rsidRPr="00442862">
                <w:rPr>
                  <w:sz w:val="16"/>
                  <w:szCs w:val="16"/>
                  <w:rPrChange w:id="1296" w:author="Мария Куклева" w:date="2026-06-05T21:58:00Z" w16du:dateUtc="2026-06-05T18:58:00Z">
                    <w:rPr/>
                  </w:rPrChange>
                </w:rPr>
                <w:t>Склад</w:t>
              </w:r>
            </w:ins>
          </w:p>
        </w:tc>
        <w:tc>
          <w:tcPr>
            <w:tcW w:w="2699" w:type="dxa"/>
            <w:tcBorders>
              <w:left w:val="single" w:sz="4" w:space="0" w:color="auto"/>
            </w:tcBorders>
            <w:tcPrChange w:id="1297" w:author="Мария Куклева" w:date="2026-06-05T21:59:00Z" w16du:dateUtc="2026-06-05T18:59:00Z">
              <w:tcPr>
                <w:tcW w:w="2699" w:type="dxa"/>
                <w:gridSpan w:val="2"/>
                <w:tcBorders>
                  <w:left w:val="single" w:sz="4" w:space="0" w:color="auto"/>
                </w:tcBorders>
              </w:tcPr>
            </w:tcPrChange>
          </w:tcPr>
          <w:p w14:paraId="19264C49" w14:textId="075F1C00" w:rsidR="00190F96" w:rsidRPr="00442862" w:rsidRDefault="00190F96" w:rsidP="00190F96">
            <w:pPr>
              <w:spacing w:before="280" w:after="280" w:line="240" w:lineRule="auto"/>
              <w:rPr>
                <w:ins w:id="1298" w:author="Мария Куклева" w:date="2026-06-05T21:20:00Z" w16du:dateUtc="2026-06-05T18:20:00Z"/>
                <w:sz w:val="16"/>
                <w:szCs w:val="16"/>
                <w:rPrChange w:id="1299" w:author="Мария Куклева" w:date="2026-06-05T21:58:00Z" w16du:dateUtc="2026-06-05T18:58:00Z">
                  <w:rPr>
                    <w:ins w:id="1300" w:author="Мария Куклева" w:date="2026-06-05T21:20:00Z" w16du:dateUtc="2026-06-05T18:20:00Z"/>
                    <w:b/>
                    <w:bCs/>
                    <w:sz w:val="36"/>
                    <w:szCs w:val="36"/>
                  </w:rPr>
                </w:rPrChange>
              </w:rPr>
            </w:pPr>
            <w:ins w:id="1301" w:author="Мария Куклева" w:date="2026-06-05T21:23:00Z">
              <w:r w:rsidRPr="00442862">
                <w:rPr>
                  <w:sz w:val="16"/>
                  <w:szCs w:val="16"/>
                  <w:rPrChange w:id="1302" w:author="Мария Куклева" w:date="2026-06-05T21:58:00Z" w16du:dateUtc="2026-06-05T18:58:00Z">
                    <w:rPr/>
                  </w:rPrChange>
                </w:rPr>
                <w:t>Информация о товарах, на которые оформлен заказ (резервирование)</w:t>
              </w:r>
            </w:ins>
          </w:p>
        </w:tc>
      </w:tr>
    </w:tbl>
    <w:p w14:paraId="23EC1DE6" w14:textId="77777777" w:rsidR="00190F96" w:rsidRPr="00190F96" w:rsidRDefault="00190F96" w:rsidP="00190F96">
      <w:pPr>
        <w:spacing w:before="280" w:after="280" w:line="240" w:lineRule="auto"/>
        <w:rPr>
          <w:ins w:id="1303" w:author="Мария Куклева" w:date="2026-06-05T21:25:00Z"/>
          <w:rFonts w:cs="Times New Roman"/>
          <w:rPrChange w:id="1304" w:author="Мария Куклева" w:date="2026-06-05T21:25:00Z" w16du:dateUtc="2026-06-05T18:25:00Z">
            <w:rPr>
              <w:ins w:id="1305" w:author="Мария Куклева" w:date="2026-06-05T21:25:00Z"/>
              <w:b/>
              <w:bCs/>
              <w:sz w:val="36"/>
              <w:szCs w:val="36"/>
            </w:rPr>
          </w:rPrChange>
        </w:rPr>
      </w:pPr>
      <w:ins w:id="1306" w:author="Мария Куклева" w:date="2026-06-05T21:25:00Z">
        <w:r w:rsidRPr="00190F96">
          <w:rPr>
            <w:rFonts w:cs="Times New Roman"/>
            <w:rPrChange w:id="1307" w:author="Мария Куклева" w:date="2026-06-05T21:25:00Z" w16du:dateUtc="2026-06-05T18:25:00Z">
              <w:rPr>
                <w:b/>
                <w:bCs/>
                <w:sz w:val="36"/>
                <w:szCs w:val="36"/>
              </w:rPr>
            </w:rPrChange>
          </w:rPr>
          <w:t>Технические спецификации интеграции:</w:t>
        </w:r>
      </w:ins>
    </w:p>
    <w:p w14:paraId="3443D599" w14:textId="77777777" w:rsidR="00190F96" w:rsidRPr="00190F96" w:rsidRDefault="00190F96" w:rsidP="00190F96">
      <w:pPr>
        <w:numPr>
          <w:ilvl w:val="0"/>
          <w:numId w:val="16"/>
        </w:numPr>
        <w:spacing w:before="280" w:after="280" w:line="240" w:lineRule="auto"/>
        <w:rPr>
          <w:ins w:id="1308" w:author="Мария Куклева" w:date="2026-06-05T21:25:00Z"/>
          <w:rFonts w:cs="Times New Roman"/>
          <w:rPrChange w:id="1309" w:author="Мария Куклева" w:date="2026-06-05T21:25:00Z" w16du:dateUtc="2026-06-05T18:25:00Z">
            <w:rPr>
              <w:ins w:id="1310" w:author="Мария Куклева" w:date="2026-06-05T21:25:00Z"/>
              <w:b/>
              <w:bCs/>
              <w:sz w:val="36"/>
              <w:szCs w:val="36"/>
            </w:rPr>
          </w:rPrChange>
        </w:rPr>
      </w:pPr>
      <w:ins w:id="1311" w:author="Мария Куклева" w:date="2026-06-05T21:25:00Z">
        <w:r w:rsidRPr="00190F96">
          <w:rPr>
            <w:rFonts w:cs="Times New Roman"/>
            <w:rPrChange w:id="1312" w:author="Мария Куклева" w:date="2026-06-05T21:25:00Z" w16du:dateUtc="2026-06-05T18:25:00Z">
              <w:rPr>
                <w:b/>
                <w:bCs/>
                <w:sz w:val="36"/>
                <w:szCs w:val="36"/>
              </w:rPr>
            </w:rPrChange>
          </w:rPr>
          <w:lastRenderedPageBreak/>
          <w:t>Протокол: REST API</w:t>
        </w:r>
      </w:ins>
    </w:p>
    <w:p w14:paraId="29662EA4" w14:textId="77777777" w:rsidR="00190F96" w:rsidRDefault="00190F96" w:rsidP="00190F96">
      <w:pPr>
        <w:numPr>
          <w:ilvl w:val="0"/>
          <w:numId w:val="16"/>
        </w:numPr>
        <w:spacing w:before="280" w:after="280" w:line="240" w:lineRule="auto"/>
        <w:rPr>
          <w:ins w:id="1313" w:author="Мария Куклева" w:date="2026-06-05T21:26:00Z" w16du:dateUtc="2026-06-05T18:26:00Z"/>
          <w:rFonts w:cs="Times New Roman"/>
        </w:rPr>
      </w:pPr>
      <w:ins w:id="1314" w:author="Мария Куклева" w:date="2026-06-05T21:25:00Z">
        <w:r w:rsidRPr="00190F96">
          <w:rPr>
            <w:rFonts w:cs="Times New Roman"/>
            <w:rPrChange w:id="1315" w:author="Мария Куклева" w:date="2026-06-05T21:25:00Z" w16du:dateUtc="2026-06-05T18:25:00Z">
              <w:rPr>
                <w:b/>
                <w:bCs/>
                <w:sz w:val="36"/>
                <w:szCs w:val="36"/>
              </w:rPr>
            </w:rPrChange>
          </w:rPr>
          <w:t>Формат данных: JSON</w:t>
        </w:r>
      </w:ins>
    </w:p>
    <w:p w14:paraId="269B54A5" w14:textId="27A9C6C6" w:rsidR="00190F96" w:rsidRDefault="00190F96" w:rsidP="00190F96">
      <w:pPr>
        <w:numPr>
          <w:ilvl w:val="0"/>
          <w:numId w:val="16"/>
        </w:numPr>
        <w:spacing w:before="280" w:after="280" w:line="240" w:lineRule="auto"/>
        <w:rPr>
          <w:ins w:id="1316" w:author="Мария Куклева" w:date="2026-06-05T21:26:00Z" w16du:dateUtc="2026-06-05T18:26:00Z"/>
          <w:rFonts w:cs="Times New Roman"/>
        </w:rPr>
      </w:pPr>
      <w:ins w:id="1317" w:author="Мария Куклева" w:date="2026-06-05T21:26:00Z" w16du:dateUtc="2026-06-05T18:26:00Z">
        <w:r w:rsidRPr="00190F96">
          <w:rPr>
            <w:rFonts w:cs="Times New Roman"/>
          </w:rPr>
          <w:t>Запрос наличия: Сайт отправляет</w:t>
        </w:r>
      </w:ins>
      <w:ins w:id="1318" w:author="Мария Куклева" w:date="2026-06-05T21:28:00Z" w16du:dateUtc="2026-06-05T18:28:00Z">
        <w:r>
          <w:rPr>
            <w:rFonts w:cs="Times New Roman"/>
          </w:rPr>
          <w:t xml:space="preserve"> </w:t>
        </w:r>
      </w:ins>
      <w:ins w:id="1319" w:author="Мария Куклева" w:date="2026-06-05T21:26:00Z" w16du:dateUtc="2026-06-05T18:26:00Z">
        <w:r w:rsidRPr="00190F96">
          <w:rPr>
            <w:rFonts w:cs="Times New Roman"/>
          </w:rPr>
          <w:t>запрос к API склада при переходе пользователя в категорию товаров или на карточку товара</w:t>
        </w:r>
      </w:ins>
      <w:ins w:id="1320" w:author="Мария Куклева" w:date="2026-06-05T21:28:00Z" w16du:dateUtc="2026-06-05T18:28:00Z">
        <w:r>
          <w:rPr>
            <w:rFonts w:cs="Times New Roman"/>
          </w:rPr>
          <w:t>.</w:t>
        </w:r>
      </w:ins>
    </w:p>
    <w:p w14:paraId="71BE43F0" w14:textId="0E5C7C76" w:rsidR="00190F96" w:rsidRDefault="00190F96" w:rsidP="00190F96">
      <w:pPr>
        <w:numPr>
          <w:ilvl w:val="0"/>
          <w:numId w:val="16"/>
        </w:numPr>
        <w:spacing w:before="280" w:after="280" w:line="240" w:lineRule="auto"/>
        <w:rPr>
          <w:ins w:id="1321" w:author="Мария Куклева" w:date="2026-06-05T21:26:00Z" w16du:dateUtc="2026-06-05T18:26:00Z"/>
          <w:rFonts w:cs="Times New Roman"/>
        </w:rPr>
      </w:pPr>
      <w:ins w:id="1322" w:author="Мария Куклева" w:date="2026-06-05T21:26:00Z" w16du:dateUtc="2026-06-05T18:26:00Z">
        <w:r w:rsidRPr="00190F96">
          <w:rPr>
            <w:rFonts w:cs="Times New Roman"/>
          </w:rPr>
          <w:t>Резервирование товаров: Сайт отправляет запрос к API склада в момент присвоения заказу статуса «Принят».</w:t>
        </w:r>
      </w:ins>
    </w:p>
    <w:p w14:paraId="0062E074" w14:textId="77777777" w:rsidR="00190F96" w:rsidRDefault="00190F96" w:rsidP="00190F96">
      <w:pPr>
        <w:spacing w:before="280" w:after="280" w:line="240" w:lineRule="auto"/>
        <w:ind w:left="720"/>
        <w:rPr>
          <w:ins w:id="1323" w:author="Мария Куклева" w:date="2026-06-05T21:26:00Z" w16du:dateUtc="2026-06-05T18:26:00Z"/>
          <w:rFonts w:cs="Times New Roman"/>
        </w:rPr>
        <w:pPrChange w:id="1324" w:author="Мария Куклева" w:date="2026-06-05T21:26:00Z" w16du:dateUtc="2026-06-05T18:26:00Z">
          <w:pPr>
            <w:numPr>
              <w:numId w:val="16"/>
            </w:numPr>
            <w:tabs>
              <w:tab w:val="num" w:pos="720"/>
            </w:tabs>
            <w:spacing w:before="280" w:after="280" w:line="240" w:lineRule="auto"/>
            <w:ind w:left="720" w:hanging="360"/>
          </w:pPr>
        </w:pPrChange>
      </w:pPr>
    </w:p>
    <w:p w14:paraId="7E0257F9" w14:textId="77777777" w:rsidR="00190F96" w:rsidRPr="00190F96" w:rsidRDefault="00190F96" w:rsidP="00190F96">
      <w:pPr>
        <w:spacing w:before="280" w:after="280" w:line="240" w:lineRule="auto"/>
        <w:ind w:left="720"/>
        <w:rPr>
          <w:ins w:id="1325" w:author="Мария Куклева" w:date="2026-06-05T21:26:00Z"/>
          <w:rFonts w:cs="Times New Roman"/>
        </w:rPr>
      </w:pPr>
      <w:ins w:id="1326" w:author="Мария Куклева" w:date="2026-06-05T21:26:00Z">
        <w:r w:rsidRPr="00190F96">
          <w:rPr>
            <w:rFonts w:cs="Times New Roman"/>
            <w:b/>
            <w:bCs/>
          </w:rPr>
          <w:t>Дизайн и архитектура</w:t>
        </w:r>
      </w:ins>
    </w:p>
    <w:p w14:paraId="3AF5EA76" w14:textId="2658BA1D" w:rsidR="00190F96" w:rsidRPr="00190F96" w:rsidRDefault="00190F96" w:rsidP="00190F96">
      <w:pPr>
        <w:spacing w:before="280" w:after="280" w:line="240" w:lineRule="auto"/>
        <w:ind w:left="720"/>
        <w:rPr>
          <w:ins w:id="1327" w:author="Мария Куклева" w:date="2026-06-05T21:26:00Z"/>
          <w:rFonts w:cs="Times New Roman"/>
        </w:rPr>
      </w:pPr>
      <w:ins w:id="1328" w:author="Мария Куклева" w:date="2026-06-05T21:26:00Z">
        <w:r w:rsidRPr="00190F96">
          <w:rPr>
            <w:rFonts w:cs="Times New Roman"/>
          </w:rPr>
          <w:t>Детальный дизайн интерфейсов представлен в прототипе. Для описания архитектуры решения разработаны следующие модели:</w:t>
        </w:r>
      </w:ins>
    </w:p>
    <w:p w14:paraId="07308637" w14:textId="77777777" w:rsidR="00190F96" w:rsidRPr="00190F96" w:rsidRDefault="00190F96" w:rsidP="00190F96">
      <w:pPr>
        <w:numPr>
          <w:ilvl w:val="0"/>
          <w:numId w:val="17"/>
        </w:numPr>
        <w:spacing w:before="280" w:after="280" w:line="240" w:lineRule="auto"/>
        <w:rPr>
          <w:ins w:id="1329" w:author="Мария Куклева" w:date="2026-06-05T21:26:00Z"/>
          <w:rFonts w:cs="Times New Roman"/>
        </w:rPr>
      </w:pPr>
      <w:ins w:id="1330" w:author="Мария Куклева" w:date="2026-06-05T21:26:00Z">
        <w:r w:rsidRPr="00190F96">
          <w:rPr>
            <w:rFonts w:cs="Times New Roman"/>
          </w:rPr>
          <w:t>Модель процесса TO-BE (BPMN)</w:t>
        </w:r>
      </w:ins>
    </w:p>
    <w:p w14:paraId="6B999B2F" w14:textId="77777777" w:rsidR="00190F96" w:rsidRPr="00190F96" w:rsidRDefault="00190F96" w:rsidP="00190F96">
      <w:pPr>
        <w:numPr>
          <w:ilvl w:val="0"/>
          <w:numId w:val="17"/>
        </w:numPr>
        <w:spacing w:before="280" w:after="280" w:line="240" w:lineRule="auto"/>
        <w:rPr>
          <w:ins w:id="1331" w:author="Мария Куклева" w:date="2026-06-05T21:26:00Z"/>
          <w:rFonts w:cs="Times New Roman"/>
        </w:rPr>
      </w:pPr>
      <w:ins w:id="1332" w:author="Мария Куклева" w:date="2026-06-05T21:26:00Z">
        <w:r w:rsidRPr="00190F96">
          <w:rPr>
            <w:rFonts w:cs="Times New Roman"/>
          </w:rPr>
          <w:t>Диаграмма классов</w:t>
        </w:r>
      </w:ins>
    </w:p>
    <w:p w14:paraId="51A61E23" w14:textId="3729C5A0" w:rsidR="00190F96" w:rsidRDefault="00190F96" w:rsidP="00190F96">
      <w:pPr>
        <w:numPr>
          <w:ilvl w:val="0"/>
          <w:numId w:val="17"/>
        </w:numPr>
        <w:spacing w:before="280" w:after="280" w:line="240" w:lineRule="auto"/>
        <w:rPr>
          <w:ins w:id="1333" w:author="Мария Куклева" w:date="2026-06-05T21:26:00Z" w16du:dateUtc="2026-06-05T18:26:00Z"/>
          <w:rFonts w:cs="Times New Roman"/>
        </w:rPr>
      </w:pPr>
      <w:ins w:id="1334" w:author="Мария Куклева" w:date="2026-06-05T21:26:00Z">
        <w:r w:rsidRPr="00190F96">
          <w:rPr>
            <w:rFonts w:cs="Times New Roman"/>
          </w:rPr>
          <w:t>Диаграмма объектов функциональности</w:t>
        </w:r>
      </w:ins>
    </w:p>
    <w:p w14:paraId="627203BE" w14:textId="77777777" w:rsidR="00190F96" w:rsidRPr="00190F96" w:rsidRDefault="00190F96" w:rsidP="00190F96">
      <w:pPr>
        <w:spacing w:before="280" w:after="280" w:line="240" w:lineRule="auto"/>
        <w:ind w:left="720"/>
        <w:rPr>
          <w:rFonts w:cs="Times New Roman"/>
          <w:rPrChange w:id="1335" w:author="Мария Куклева" w:date="2026-06-05T21:26:00Z" w16du:dateUtc="2026-06-05T18:26:00Z">
            <w:rPr>
              <w:b/>
              <w:bCs/>
              <w:i/>
              <w:iCs/>
              <w:color w:val="595959"/>
              <w:sz w:val="48"/>
              <w:szCs w:val="48"/>
            </w:rPr>
          </w:rPrChange>
        </w:rPr>
        <w:pPrChange w:id="1336" w:author="Мария Куклева" w:date="2026-06-05T21:26:00Z" w16du:dateUtc="2026-06-05T18:26:00Z">
          <w:pPr/>
        </w:pPrChange>
      </w:pPr>
    </w:p>
    <w:p w14:paraId="2B5BDA61" w14:textId="77777777" w:rsidR="00C63E29" w:rsidRDefault="00000000" w:rsidP="00C63E29">
      <w:pPr>
        <w:pStyle w:val="30"/>
        <w:rPr>
          <w:ins w:id="1337" w:author="Мария Куклева" w:date="2026-06-05T22:37:00Z" w16du:dateUtc="2026-06-05T19:37:00Z"/>
          <w:sz w:val="36"/>
          <w:szCs w:val="36"/>
        </w:rPr>
      </w:pPr>
      <w:bookmarkStart w:id="1338" w:name="_tyjcwt2"/>
      <w:bookmarkStart w:id="1339" w:name="_Toc231591920"/>
      <w:bookmarkEnd w:id="1338"/>
      <w:r>
        <w:rPr>
          <w:sz w:val="36"/>
          <w:szCs w:val="36"/>
        </w:rPr>
        <w:t>Модель TO BE-процесса</w:t>
      </w:r>
      <w:bookmarkEnd w:id="1339"/>
      <w:ins w:id="1340" w:author="Мария Куклева" w:date="2026-06-02T23:12:00Z" w16du:dateUtc="2026-06-02T20:12:00Z">
        <w:r w:rsidR="002F32EB">
          <w:rPr>
            <w:sz w:val="36"/>
            <w:szCs w:val="36"/>
          </w:rPr>
          <w:t xml:space="preserve"> </w:t>
        </w:r>
      </w:ins>
    </w:p>
    <w:p w14:paraId="1B410D67" w14:textId="40DB6872" w:rsidR="00C63E29" w:rsidRPr="00CE64C2" w:rsidRDefault="00CE64C2" w:rsidP="00C63E29">
      <w:pPr>
        <w:rPr>
          <w:ins w:id="1341" w:author="Мария Куклева" w:date="2026-06-05T22:36:00Z" w16du:dateUtc="2026-06-05T19:36:00Z"/>
          <w:rFonts w:cs="Times New Roman"/>
          <w:b/>
          <w:bCs/>
          <w:color w:val="002060"/>
          <w:rPrChange w:id="1342" w:author="Мария Куклева" w:date="2026-06-05T22:42:00Z" w16du:dateUtc="2026-06-05T19:42:00Z">
            <w:rPr>
              <w:ins w:id="1343" w:author="Мария Куклева" w:date="2026-06-05T22:36:00Z" w16du:dateUtc="2026-06-05T19:36:00Z"/>
              <w:sz w:val="36"/>
              <w:szCs w:val="36"/>
            </w:rPr>
          </w:rPrChange>
        </w:rPr>
        <w:pPrChange w:id="1344" w:author="Мария Куклева" w:date="2026-06-05T22:37:00Z" w16du:dateUtc="2026-06-05T19:37:00Z">
          <w:pPr>
            <w:pStyle w:val="30"/>
          </w:pPr>
        </w:pPrChange>
      </w:pPr>
      <w:ins w:id="1345" w:author="Мария Куклева" w:date="2026-06-05T22:41:00Z" w16du:dateUtc="2026-06-05T19:41:00Z">
        <w:r w:rsidRPr="00CE64C2">
          <w:rPr>
            <w:rFonts w:cs="Times New Roman"/>
            <w:b/>
            <w:bCs/>
            <w:color w:val="002060"/>
            <w:rPrChange w:id="1346" w:author="Мария Куклева" w:date="2026-06-05T22:42:00Z" w16du:dateUtc="2026-06-05T19:42:00Z">
              <w:rPr/>
            </w:rPrChange>
          </w:rPr>
          <w:t>https://disk.yandex.ru/i/Xf4QVcmfCUe6Rg</w:t>
        </w:r>
      </w:ins>
    </w:p>
    <w:p w14:paraId="28AFDD67" w14:textId="1C2552B3" w:rsidR="003D015F" w:rsidRPr="00C63E29" w:rsidDel="00C63E29" w:rsidRDefault="003D015F" w:rsidP="00C63E29">
      <w:pPr>
        <w:pStyle w:val="30"/>
        <w:rPr>
          <w:del w:id="1347" w:author="Мария Куклева" w:date="2026-06-05T22:37:00Z" w16du:dateUtc="2026-06-05T19:37:00Z"/>
          <w:sz w:val="36"/>
          <w:szCs w:val="36"/>
        </w:rPr>
        <w:pPrChange w:id="1348" w:author="Мария Куклева" w:date="2026-06-05T22:30:00Z" w16du:dateUtc="2026-06-05T19:30:00Z">
          <w:pPr>
            <w:spacing w:before="280" w:after="280" w:line="240" w:lineRule="auto"/>
          </w:pPr>
        </w:pPrChange>
      </w:pPr>
    </w:p>
    <w:p w14:paraId="7DCD73D5" w14:textId="5EE25ED0" w:rsidR="003D015F" w:rsidDel="00C63E29" w:rsidRDefault="00000000">
      <w:pPr>
        <w:rPr>
          <w:del w:id="1349" w:author="Мария Куклева" w:date="2026-06-05T22:37:00Z" w16du:dateUtc="2026-06-05T19:37:00Z"/>
          <w:b/>
          <w:bCs/>
          <w:i/>
          <w:iCs/>
          <w:color w:val="595959"/>
          <w:sz w:val="36"/>
          <w:szCs w:val="36"/>
        </w:rPr>
      </w:pPr>
      <w:del w:id="1350" w:author="Мария Куклева" w:date="2026-06-02T22:54:00Z" w16du:dateUtc="2026-06-02T19:54:00Z">
        <w:r w:rsidDel="00863E15">
          <w:rPr>
            <w:i/>
            <w:iCs/>
            <w:color w:val="595959"/>
          </w:rPr>
          <w:delText>Ссылка на модель</w:delText>
        </w:r>
      </w:del>
    </w:p>
    <w:p w14:paraId="4DE1B427" w14:textId="0D82F048" w:rsidR="003D015F" w:rsidRPr="00C63E29" w:rsidRDefault="00000000" w:rsidP="00C63E29">
      <w:pPr>
        <w:pStyle w:val="30"/>
        <w:rPr>
          <w:sz w:val="36"/>
          <w:szCs w:val="36"/>
        </w:rPr>
        <w:pPrChange w:id="1351" w:author="Мария Куклева" w:date="2026-06-05T22:30:00Z" w16du:dateUtc="2026-06-05T19:30:00Z">
          <w:pPr>
            <w:spacing w:before="280" w:after="280" w:line="240" w:lineRule="auto"/>
          </w:pPr>
        </w:pPrChange>
      </w:pPr>
      <w:bookmarkStart w:id="1352" w:name="_pffq4mq812qn"/>
      <w:bookmarkStart w:id="1353" w:name="_Toc231591921"/>
      <w:bookmarkEnd w:id="1352"/>
      <w:r>
        <w:rPr>
          <w:sz w:val="36"/>
          <w:szCs w:val="36"/>
        </w:rPr>
        <w:t>Диаграмма классов</w:t>
      </w:r>
      <w:bookmarkEnd w:id="1353"/>
      <w:ins w:id="1354" w:author="Мария Куклева" w:date="2026-06-02T23:21:00Z" w16du:dateUtc="2026-06-02T20:21:00Z">
        <w:r w:rsidR="002F32EB">
          <w:rPr>
            <w:sz w:val="36"/>
            <w:szCs w:val="36"/>
          </w:rPr>
          <w:t xml:space="preserve"> </w:t>
        </w:r>
      </w:ins>
    </w:p>
    <w:p w14:paraId="66C92D15" w14:textId="7C5DBEB8" w:rsidR="003D015F" w:rsidRPr="00CE64C2" w:rsidRDefault="00CE64C2">
      <w:pPr>
        <w:rPr>
          <w:rFonts w:cs="Times New Roman"/>
          <w:b/>
          <w:bCs/>
          <w:color w:val="595959"/>
          <w:sz w:val="36"/>
          <w:szCs w:val="36"/>
          <w:rPrChange w:id="1355" w:author="Мария Куклева" w:date="2026-06-05T22:42:00Z" w16du:dateUtc="2026-06-05T19:42:00Z">
            <w:rPr>
              <w:rFonts w:cs="Times New Roman"/>
              <w:b/>
              <w:bCs/>
              <w:i/>
              <w:iCs/>
              <w:color w:val="595959"/>
              <w:sz w:val="36"/>
              <w:szCs w:val="36"/>
            </w:rPr>
          </w:rPrChange>
        </w:rPr>
      </w:pPr>
      <w:ins w:id="1356" w:author="Мария Куклева" w:date="2026-06-05T22:41:00Z" w16du:dateUtc="2026-06-05T19:41:00Z">
        <w:r w:rsidRPr="00CE64C2">
          <w:rPr>
            <w:rFonts w:cs="Times New Roman"/>
            <w:b/>
            <w:bCs/>
            <w:color w:val="002060"/>
            <w:rPrChange w:id="1357" w:author="Мария Куклева" w:date="2026-06-05T22:42:00Z" w16du:dateUtc="2026-06-05T19:42:00Z">
              <w:rPr>
                <w:i/>
                <w:iCs/>
                <w:color w:val="595959"/>
              </w:rPr>
            </w:rPrChange>
          </w:rPr>
          <w:t>https://disk.yandex.ru/i/Xf4QVcmfCUe6Rg</w:t>
        </w:r>
        <w:r w:rsidRPr="00CE64C2" w:rsidDel="00863E15">
          <w:rPr>
            <w:rFonts w:cs="Times New Roman"/>
            <w:b/>
            <w:bCs/>
            <w:color w:val="002060"/>
            <w:rPrChange w:id="1358" w:author="Мария Куклева" w:date="2026-06-05T22:42:00Z" w16du:dateUtc="2026-06-05T19:42:00Z">
              <w:rPr>
                <w:i/>
                <w:iCs/>
                <w:color w:val="595959"/>
              </w:rPr>
            </w:rPrChange>
          </w:rPr>
          <w:t xml:space="preserve"> </w:t>
        </w:r>
      </w:ins>
      <w:del w:id="1359" w:author="Мария Куклева" w:date="2026-06-02T22:55:00Z" w16du:dateUtc="2026-06-02T19:55:00Z">
        <w:r w:rsidR="00863E15" w:rsidRPr="00CE64C2" w:rsidDel="00863E15">
          <w:rPr>
            <w:rFonts w:cs="Times New Roman"/>
            <w:b/>
            <w:bCs/>
            <w:color w:val="595959"/>
            <w:rPrChange w:id="1360" w:author="Мария Куклева" w:date="2026-06-05T22:42:00Z" w16du:dateUtc="2026-06-05T19:42:00Z">
              <w:rPr>
                <w:rFonts w:cs="Times New Roman"/>
                <w:i/>
                <w:iCs/>
                <w:color w:val="595959"/>
              </w:rPr>
            </w:rPrChange>
          </w:rPr>
          <w:delText>Ссылка на диаграмму классов</w:delText>
        </w:r>
      </w:del>
    </w:p>
    <w:p w14:paraId="7F485FAE" w14:textId="77777777" w:rsidR="00C63E29" w:rsidRDefault="00000000" w:rsidP="00C63E29">
      <w:pPr>
        <w:pStyle w:val="30"/>
        <w:rPr>
          <w:ins w:id="1361" w:author="Мария Куклева" w:date="2026-06-05T22:41:00Z" w16du:dateUtc="2026-06-05T19:41:00Z"/>
          <w:sz w:val="36"/>
          <w:szCs w:val="36"/>
        </w:rPr>
      </w:pPr>
      <w:bookmarkStart w:id="1362" w:name="_Toc231591922"/>
      <w:r>
        <w:rPr>
          <w:sz w:val="36"/>
          <w:szCs w:val="36"/>
        </w:rPr>
        <w:t>Диаграмма объектов функциональности</w:t>
      </w:r>
      <w:bookmarkEnd w:id="1362"/>
      <w:r>
        <w:rPr>
          <w:sz w:val="36"/>
          <w:szCs w:val="36"/>
        </w:rPr>
        <w:t xml:space="preserve"> </w:t>
      </w:r>
    </w:p>
    <w:p w14:paraId="5C9E5565" w14:textId="36A207CB" w:rsidR="00CE64C2" w:rsidRPr="00CE64C2" w:rsidRDefault="00CE64C2" w:rsidP="00CE64C2">
      <w:pPr>
        <w:rPr>
          <w:ins w:id="1363" w:author="Мария Куклева" w:date="2026-06-05T22:33:00Z" w16du:dateUtc="2026-06-05T19:33:00Z"/>
          <w:rFonts w:cs="Times New Roman"/>
          <w:b/>
          <w:bCs/>
          <w:color w:val="002060"/>
          <w:rPrChange w:id="1364" w:author="Мария Куклева" w:date="2026-06-05T22:42:00Z" w16du:dateUtc="2026-06-05T19:42:00Z">
            <w:rPr>
              <w:ins w:id="1365" w:author="Мария Куклева" w:date="2026-06-05T22:33:00Z" w16du:dateUtc="2026-06-05T19:33:00Z"/>
              <w:sz w:val="36"/>
              <w:szCs w:val="36"/>
            </w:rPr>
          </w:rPrChange>
        </w:rPr>
        <w:pPrChange w:id="1366" w:author="Мария Куклева" w:date="2026-06-05T22:41:00Z" w16du:dateUtc="2026-06-05T19:41:00Z">
          <w:pPr>
            <w:pStyle w:val="30"/>
          </w:pPr>
        </w:pPrChange>
      </w:pPr>
      <w:ins w:id="1367" w:author="Мария Куклева" w:date="2026-06-05T22:41:00Z" w16du:dateUtc="2026-06-05T19:41:00Z">
        <w:r w:rsidRPr="00CE64C2">
          <w:rPr>
            <w:rFonts w:cs="Times New Roman"/>
            <w:b/>
            <w:bCs/>
            <w:color w:val="002060"/>
            <w:rPrChange w:id="1368" w:author="Мария Куклева" w:date="2026-06-05T22:42:00Z" w16du:dateUtc="2026-06-05T19:42:00Z">
              <w:rPr/>
            </w:rPrChange>
          </w:rPr>
          <w:t>https://disk.yandex.ru/i/Xf4QVcmfCUe6Rg</w:t>
        </w:r>
      </w:ins>
    </w:p>
    <w:p w14:paraId="5E68BE8C" w14:textId="78830BD0" w:rsidR="00863E15" w:rsidDel="00C63E29" w:rsidRDefault="00000000">
      <w:pPr>
        <w:rPr>
          <w:del w:id="1369" w:author="Мария Куклева" w:date="2026-06-05T22:37:00Z" w16du:dateUtc="2026-06-05T19:37:00Z"/>
          <w:b/>
          <w:bCs/>
          <w:sz w:val="36"/>
          <w:szCs w:val="36"/>
        </w:rPr>
      </w:pPr>
      <w:del w:id="1370" w:author="Мария Куклева" w:date="2026-06-02T23:21:00Z" w16du:dateUtc="2026-06-02T20:21:00Z">
        <w:r w:rsidDel="002F32EB">
          <w:rPr>
            <w:b/>
            <w:bCs/>
            <w:sz w:val="36"/>
            <w:szCs w:val="36"/>
          </w:rPr>
          <w:delText>N</w:delText>
        </w:r>
      </w:del>
    </w:p>
    <w:p w14:paraId="212BB4C5" w14:textId="7A72F46F" w:rsidR="003D015F" w:rsidDel="00863E15" w:rsidRDefault="00000000" w:rsidP="00C63E29">
      <w:pPr>
        <w:pStyle w:val="30"/>
        <w:rPr>
          <w:del w:id="1371" w:author="Мария Куклева" w:date="2026-06-02T22:56:00Z" w16du:dateUtc="2026-06-02T19:56:00Z"/>
          <w:b w:val="0"/>
          <w:bCs w:val="0"/>
          <w:i/>
          <w:iCs/>
          <w:color w:val="595959"/>
          <w:sz w:val="36"/>
          <w:szCs w:val="36"/>
        </w:rPr>
        <w:pPrChange w:id="1372" w:author="Мария Куклева" w:date="2026-06-05T22:30:00Z" w16du:dateUtc="2026-06-05T19:30:00Z">
          <w:pPr/>
        </w:pPrChange>
      </w:pPr>
      <w:del w:id="1373" w:author="Мария Куклева" w:date="2026-06-02T22:56:00Z" w16du:dateUtc="2026-06-02T19:56:00Z">
        <w:r w:rsidDel="00863E15">
          <w:rPr>
            <w:i/>
            <w:iCs/>
            <w:color w:val="595959"/>
          </w:rPr>
          <w:delText>Ссылка на диаграмму объектов</w:delText>
        </w:r>
      </w:del>
    </w:p>
    <w:p w14:paraId="24C2B818" w14:textId="299A564D" w:rsidR="003D015F" w:rsidDel="00CE64C2" w:rsidRDefault="00000000">
      <w:pPr>
        <w:spacing w:before="280" w:after="280" w:line="240" w:lineRule="auto"/>
        <w:rPr>
          <w:del w:id="1374" w:author="Мария Куклева" w:date="2026-06-02T23:21:00Z" w16du:dateUtc="2026-06-02T20:21:00Z"/>
          <w:color w:val="0070C0"/>
        </w:rPr>
      </w:pPr>
      <w:bookmarkStart w:id="1375" w:name="_gdjre9wf4ug"/>
      <w:bookmarkEnd w:id="1375"/>
      <w:r>
        <w:rPr>
          <w:b/>
          <w:bCs/>
          <w:sz w:val="36"/>
          <w:szCs w:val="36"/>
        </w:rPr>
        <w:t>Прототип</w:t>
      </w:r>
      <w:ins w:id="1376" w:author="Мария Куклева" w:date="2026-06-02T23:21:00Z" w16du:dateUtc="2026-06-02T20:21:00Z">
        <w:r w:rsidR="000B1443">
          <w:rPr>
            <w:color w:val="0070C0"/>
          </w:rPr>
          <w:t xml:space="preserve">  </w:t>
        </w:r>
      </w:ins>
    </w:p>
    <w:p w14:paraId="0F2CAFE5" w14:textId="77777777" w:rsidR="00CE64C2" w:rsidRDefault="00CE64C2">
      <w:pPr>
        <w:spacing w:before="280" w:after="280" w:line="240" w:lineRule="auto"/>
        <w:rPr>
          <w:ins w:id="1377" w:author="Мария Куклева" w:date="2026-06-05T22:42:00Z" w16du:dateUtc="2026-06-05T19:42:00Z"/>
          <w:color w:val="0070C0"/>
        </w:rPr>
      </w:pPr>
    </w:p>
    <w:p w14:paraId="5D1D31FB" w14:textId="190C18AD" w:rsidR="003D015F" w:rsidDel="00CE64C2" w:rsidRDefault="00CE64C2">
      <w:pPr>
        <w:spacing w:before="280" w:after="280" w:line="240" w:lineRule="auto"/>
        <w:rPr>
          <w:del w:id="1378" w:author="Мария Куклева" w:date="2026-06-02T22:56:00Z" w16du:dateUtc="2026-06-02T19:56:00Z"/>
          <w:b/>
          <w:bCs/>
          <w:color w:val="002060"/>
        </w:rPr>
      </w:pPr>
      <w:ins w:id="1379" w:author="Мария Куклева" w:date="2026-06-05T22:42:00Z" w16du:dateUtc="2026-06-05T19:42:00Z">
        <w:r w:rsidRPr="00CE64C2">
          <w:rPr>
            <w:b/>
            <w:bCs/>
            <w:color w:val="002060"/>
            <w:rPrChange w:id="1380" w:author="Мария Куклева" w:date="2026-06-05T22:42:00Z" w16du:dateUtc="2026-06-05T19:42:00Z">
              <w:rPr>
                <w:color w:val="0070C0"/>
              </w:rPr>
            </w:rPrChange>
          </w:rPr>
          <w:t>https://miro.com/app/board/uXjVGjU5o38=/</w:t>
        </w:r>
        <w:r w:rsidRPr="00CE64C2" w:rsidDel="00863E15">
          <w:rPr>
            <w:b/>
            <w:bCs/>
            <w:color w:val="002060"/>
            <w:rPrChange w:id="1381" w:author="Мария Куклева" w:date="2026-06-05T22:42:00Z" w16du:dateUtc="2026-06-05T19:42:00Z">
              <w:rPr>
                <w:color w:val="0070C0"/>
              </w:rPr>
            </w:rPrChange>
          </w:rPr>
          <w:t xml:space="preserve"> </w:t>
        </w:r>
      </w:ins>
      <w:del w:id="1382" w:author="Мария Куклева" w:date="2026-06-02T22:56:00Z" w16du:dateUtc="2026-06-02T19:56:00Z">
        <w:r w:rsidR="00863E15" w:rsidRPr="00CE64C2" w:rsidDel="00863E15">
          <w:rPr>
            <w:rFonts w:eastAsia="Arial" w:cs="Times New Roman"/>
            <w:b/>
            <w:bCs/>
            <w:sz w:val="48"/>
            <w:szCs w:val="48"/>
            <w:rPrChange w:id="1383" w:author="Мария Куклева" w:date="2026-06-05T22:42:00Z" w16du:dateUtc="2026-06-05T19:42:00Z">
              <w:rPr>
                <w:i/>
                <w:iCs/>
                <w:color w:val="595959"/>
              </w:rPr>
            </w:rPrChange>
          </w:rPr>
          <w:delText>Ссылка на макет</w:delText>
        </w:r>
      </w:del>
    </w:p>
    <w:p w14:paraId="0220A04F" w14:textId="77777777" w:rsidR="00CE64C2" w:rsidRPr="00CE64C2" w:rsidRDefault="00CE64C2">
      <w:pPr>
        <w:rPr>
          <w:ins w:id="1384" w:author="Мария Куклева" w:date="2026-06-05T22:43:00Z" w16du:dateUtc="2026-06-05T19:43:00Z"/>
          <w:rFonts w:eastAsia="Arial" w:cs="Times New Roman"/>
          <w:b/>
          <w:bCs/>
          <w:sz w:val="48"/>
          <w:szCs w:val="48"/>
          <w:rPrChange w:id="1385" w:author="Мария Куклева" w:date="2026-06-05T22:42:00Z" w16du:dateUtc="2026-06-05T19:42:00Z">
            <w:rPr>
              <w:ins w:id="1386" w:author="Мария Куклева" w:date="2026-06-05T22:43:00Z" w16du:dateUtc="2026-06-05T19:43:00Z"/>
              <w:b/>
              <w:bCs/>
              <w:i/>
              <w:iCs/>
              <w:color w:val="595959"/>
              <w:sz w:val="36"/>
              <w:szCs w:val="36"/>
            </w:rPr>
          </w:rPrChange>
        </w:rPr>
      </w:pPr>
    </w:p>
    <w:p w14:paraId="44134C0A" w14:textId="77777777" w:rsidR="003D015F" w:rsidRPr="00CE64C2" w:rsidRDefault="003D015F">
      <w:pPr>
        <w:spacing w:before="280" w:after="280" w:line="240" w:lineRule="auto"/>
        <w:rPr>
          <w:rFonts w:eastAsia="Arial" w:cs="Times New Roman"/>
          <w:b/>
          <w:bCs/>
          <w:sz w:val="48"/>
          <w:szCs w:val="48"/>
          <w:rPrChange w:id="1387" w:author="Мария Куклева" w:date="2026-06-05T22:42:00Z" w16du:dateUtc="2026-06-05T19:42:00Z">
            <w:rPr>
              <w:b/>
              <w:bCs/>
              <w:sz w:val="48"/>
              <w:szCs w:val="48"/>
            </w:rPr>
          </w:rPrChange>
        </w:rPr>
      </w:pPr>
    </w:p>
    <w:p w14:paraId="3358FE04" w14:textId="77777777" w:rsidR="003D015F" w:rsidRPr="00C63E29" w:rsidRDefault="00000000" w:rsidP="00C63E29">
      <w:pPr>
        <w:pStyle w:val="20"/>
        <w:rPr>
          <w:rFonts w:ascii="Times New Roman" w:hAnsi="Times New Roman" w:cs="Times New Roman"/>
          <w:b/>
          <w:bCs/>
          <w:sz w:val="48"/>
          <w:szCs w:val="48"/>
          <w:rPrChange w:id="1388" w:author="Мария Куклева" w:date="2026-06-05T22:33:00Z" w16du:dateUtc="2026-06-05T19:33:00Z">
            <w:rPr>
              <w:b/>
              <w:bCs/>
              <w:sz w:val="48"/>
              <w:szCs w:val="48"/>
            </w:rPr>
          </w:rPrChange>
        </w:rPr>
        <w:pPrChange w:id="1389" w:author="Мария Куклева" w:date="2026-06-05T22:30:00Z" w16du:dateUtc="2026-06-05T19:30:00Z">
          <w:pPr>
            <w:spacing w:before="280" w:after="280" w:line="240" w:lineRule="auto"/>
          </w:pPr>
        </w:pPrChange>
      </w:pPr>
      <w:bookmarkStart w:id="1390" w:name="_Toc231591923"/>
      <w:r w:rsidRPr="00C63E29">
        <w:rPr>
          <w:rFonts w:ascii="Times New Roman" w:hAnsi="Times New Roman" w:cs="Times New Roman"/>
          <w:b/>
          <w:bCs/>
          <w:sz w:val="48"/>
          <w:szCs w:val="48"/>
          <w:rPrChange w:id="1391" w:author="Мария Куклева" w:date="2026-06-05T22:33:00Z" w16du:dateUtc="2026-06-05T19:33:00Z">
            <w:rPr>
              <w:b/>
              <w:bCs/>
              <w:sz w:val="48"/>
              <w:szCs w:val="48"/>
            </w:rPr>
          </w:rPrChange>
        </w:rPr>
        <w:lastRenderedPageBreak/>
        <w:t>Критерии приёмки решения</w:t>
      </w:r>
      <w:bookmarkEnd w:id="1390"/>
    </w:p>
    <w:p w14:paraId="70ED4447" w14:textId="1D7F4E9E" w:rsidR="00F0605F" w:rsidRDefault="00000000">
      <w:pPr>
        <w:rPr>
          <w:ins w:id="1392" w:author="Мария Куклева" w:date="2026-06-02T23:02:00Z" w16du:dateUtc="2026-06-02T20:02:00Z"/>
          <w:i/>
          <w:iCs/>
          <w:color w:val="595959"/>
        </w:rPr>
      </w:pPr>
      <w:del w:id="1393" w:author="Мария Куклева" w:date="2026-06-02T23:03:00Z" w16du:dateUtc="2026-06-02T20:03:00Z">
        <w:r w:rsidDel="00F0605F">
          <w:rPr>
            <w:i/>
            <w:iCs/>
            <w:color w:val="595959"/>
          </w:rPr>
          <w:delText>Опишите критерии для проверки работоспособности спроектированного решения — его используют QA-инженеры (тестировщики) для составления тест-кейсов</w:delText>
        </w:r>
      </w:del>
    </w:p>
    <w:p w14:paraId="1C2E7200" w14:textId="77777777" w:rsidR="00F0605F" w:rsidRPr="00F0605F" w:rsidRDefault="00F0605F" w:rsidP="00F0605F">
      <w:pPr>
        <w:rPr>
          <w:ins w:id="1394" w:author="Мария Куклева" w:date="2026-06-02T23:02:00Z"/>
          <w:b/>
          <w:bCs/>
          <w:color w:val="auto"/>
          <w:rPrChange w:id="1395" w:author="Мария Куклева" w:date="2026-06-02T23:03:00Z" w16du:dateUtc="2026-06-02T20:03:00Z">
            <w:rPr>
              <w:ins w:id="1396" w:author="Мария Куклева" w:date="2026-06-02T23:02:00Z"/>
              <w:b/>
              <w:bCs/>
              <w:i/>
              <w:iCs/>
              <w:color w:val="595959"/>
            </w:rPr>
          </w:rPrChange>
        </w:rPr>
      </w:pPr>
      <w:ins w:id="1397" w:author="Мария Куклева" w:date="2026-06-02T23:02:00Z">
        <w:r w:rsidRPr="00F0605F">
          <w:rPr>
            <w:b/>
            <w:bCs/>
            <w:color w:val="auto"/>
            <w:rPrChange w:id="1398" w:author="Мария Куклева" w:date="2026-06-02T23:03:00Z" w16du:dateUtc="2026-06-02T20:03:00Z">
              <w:rPr>
                <w:b/>
                <w:bCs/>
                <w:i/>
                <w:iCs/>
                <w:color w:val="595959"/>
              </w:rPr>
            </w:rPrChange>
          </w:rPr>
          <w:t>1. Регистрация и вход в личный кабинет</w:t>
        </w:r>
      </w:ins>
    </w:p>
    <w:p w14:paraId="3CD8342E" w14:textId="297A13BF" w:rsidR="00F0605F" w:rsidRPr="00643145" w:rsidRDefault="00F0605F" w:rsidP="00F0605F">
      <w:pPr>
        <w:rPr>
          <w:ins w:id="1399" w:author="Мария Куклева" w:date="2026-06-02T23:02:00Z"/>
          <w:color w:val="auto"/>
          <w:rPrChange w:id="1400" w:author="Мария Куклева" w:date="2026-06-05T21:53:00Z" w16du:dateUtc="2026-06-05T18:53:00Z">
            <w:rPr>
              <w:ins w:id="1401" w:author="Мария Куклева" w:date="2026-06-02T23:02:00Z"/>
              <w:i/>
              <w:iCs/>
              <w:color w:val="595959"/>
            </w:rPr>
          </w:rPrChange>
        </w:rPr>
      </w:pPr>
      <w:ins w:id="1402" w:author="Мария Куклева" w:date="2026-06-02T23:02:00Z">
        <w:r w:rsidRPr="00643145">
          <w:rPr>
            <w:color w:val="auto"/>
            <w:rPrChange w:id="1403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1.1.</w:t>
        </w:r>
        <w:r w:rsidRPr="00643145">
          <w:rPr>
            <w:color w:val="auto"/>
            <w:rPrChange w:id="1404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405" w:author="Мария Куклева" w:date="2026-06-05T21:36:00Z">
        <w:r w:rsidR="00E12FFC" w:rsidRPr="00643145">
          <w:rPr>
            <w:color w:val="auto"/>
            <w:rPrChange w:id="1406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US-3</w:t>
        </w:r>
        <w:r w:rsidR="00E12FFC" w:rsidRPr="00643145">
          <w:rPr>
            <w:color w:val="auto"/>
          </w:rPr>
          <w:t> | </w:t>
        </w:r>
      </w:ins>
      <w:ins w:id="1407" w:author="Мария Куклева" w:date="2026-06-02T23:02:00Z">
        <w:r w:rsidRPr="00643145">
          <w:rPr>
            <w:color w:val="auto"/>
            <w:rPrChange w:id="1408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Регистрация по номеру телефона — пользователь вводит номер, получает SMS с кодом, после ввода кода создаётся профиль.</w:t>
        </w:r>
      </w:ins>
    </w:p>
    <w:p w14:paraId="4D569BCE" w14:textId="0A629052" w:rsidR="00F0605F" w:rsidRPr="00643145" w:rsidRDefault="00F0605F" w:rsidP="00F0605F">
      <w:pPr>
        <w:rPr>
          <w:ins w:id="1409" w:author="Мария Куклева" w:date="2026-06-02T23:02:00Z"/>
          <w:color w:val="auto"/>
          <w:rPrChange w:id="1410" w:author="Мария Куклева" w:date="2026-06-05T21:53:00Z" w16du:dateUtc="2026-06-05T18:53:00Z">
            <w:rPr>
              <w:ins w:id="1411" w:author="Мария Куклева" w:date="2026-06-02T23:02:00Z"/>
              <w:i/>
              <w:iCs/>
              <w:color w:val="595959"/>
            </w:rPr>
          </w:rPrChange>
        </w:rPr>
      </w:pPr>
      <w:ins w:id="1412" w:author="Мария Куклева" w:date="2026-06-02T23:02:00Z">
        <w:r w:rsidRPr="00643145">
          <w:rPr>
            <w:color w:val="auto"/>
            <w:rPrChange w:id="1413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1.2.</w:t>
        </w:r>
        <w:r w:rsidRPr="00643145">
          <w:rPr>
            <w:color w:val="auto"/>
            <w:rPrChange w:id="1414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415" w:author="Мария Куклева" w:date="2026-06-05T21:37:00Z">
        <w:r w:rsidR="00E12FFC" w:rsidRPr="00643145">
          <w:rPr>
            <w:color w:val="auto"/>
            <w:rPrChange w:id="1416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US-3</w:t>
        </w:r>
        <w:r w:rsidR="00E12FFC" w:rsidRPr="00643145">
          <w:rPr>
            <w:color w:val="auto"/>
          </w:rPr>
          <w:t> | </w:t>
        </w:r>
      </w:ins>
      <w:ins w:id="1417" w:author="Мария Куклева" w:date="2026-06-02T23:02:00Z">
        <w:r w:rsidRPr="00643145">
          <w:rPr>
            <w:color w:val="auto"/>
            <w:rPrChange w:id="1418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Регистрация по email — пользователь вводит email и пароль, получает письмо с подтверждением, после перехода по ссылке профиль активируется.</w:t>
        </w:r>
      </w:ins>
    </w:p>
    <w:p w14:paraId="0EA4188A" w14:textId="47F79E79" w:rsidR="00F0605F" w:rsidRPr="00643145" w:rsidRDefault="00F0605F" w:rsidP="00F0605F">
      <w:pPr>
        <w:rPr>
          <w:ins w:id="1419" w:author="Мария Куклева" w:date="2026-06-02T23:02:00Z"/>
          <w:color w:val="auto"/>
          <w:rPrChange w:id="1420" w:author="Мария Куклева" w:date="2026-06-05T21:53:00Z" w16du:dateUtc="2026-06-05T18:53:00Z">
            <w:rPr>
              <w:ins w:id="1421" w:author="Мария Куклева" w:date="2026-06-02T23:02:00Z"/>
              <w:i/>
              <w:iCs/>
              <w:color w:val="595959"/>
            </w:rPr>
          </w:rPrChange>
        </w:rPr>
      </w:pPr>
      <w:ins w:id="1422" w:author="Мария Куклева" w:date="2026-06-02T23:02:00Z">
        <w:r w:rsidRPr="00643145">
          <w:rPr>
            <w:color w:val="auto"/>
            <w:rPrChange w:id="1423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1.3.</w:t>
        </w:r>
      </w:ins>
      <w:ins w:id="1424" w:author="Мария Куклева" w:date="2026-06-05T21:38:00Z" w16du:dateUtc="2026-06-05T18:38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425" w:author="Мария Куклева" w:date="2026-06-05T21:53:00Z" w16du:dateUtc="2026-06-05T18:53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426" w:author="Мария Куклева" w:date="2026-06-05T21:38:00Z">
        <w:r w:rsidR="00E12FFC" w:rsidRPr="00643145">
          <w:rPr>
            <w:color w:val="auto"/>
            <w:rPrChange w:id="1427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428" w:author="Мария Куклева" w:date="2026-06-05T21:38:00Z" w16du:dateUtc="2026-06-05T18:38:00Z">
        <w:r w:rsidR="00E12FFC" w:rsidRPr="00643145">
          <w:rPr>
            <w:color w:val="auto"/>
            <w:rPrChange w:id="1429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5</w:t>
        </w:r>
      </w:ins>
      <w:ins w:id="1430" w:author="Мария Куклева" w:date="2026-06-05T21:38:00Z">
        <w:r w:rsidR="00E12FFC" w:rsidRPr="00643145">
          <w:rPr>
            <w:color w:val="auto"/>
            <w:rPrChange w:id="1431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 |</w:t>
        </w:r>
      </w:ins>
      <w:ins w:id="1432" w:author="Мария Куклева" w:date="2026-06-02T23:02:00Z">
        <w:r w:rsidRPr="00643145">
          <w:rPr>
            <w:color w:val="auto"/>
            <w:rPrChange w:id="1433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Вход по номеру телефона или email — пользователь вводит телефон или email и пароль, попадает в личный кабинет.</w:t>
        </w:r>
      </w:ins>
    </w:p>
    <w:p w14:paraId="484E0C6C" w14:textId="6CFA1699" w:rsidR="00F0605F" w:rsidRPr="00643145" w:rsidRDefault="00F0605F" w:rsidP="00F0605F">
      <w:pPr>
        <w:rPr>
          <w:ins w:id="1434" w:author="Мария Куклева" w:date="2026-06-02T23:02:00Z"/>
          <w:color w:val="auto"/>
          <w:rPrChange w:id="1435" w:author="Мария Куклева" w:date="2026-06-05T21:53:00Z" w16du:dateUtc="2026-06-05T18:53:00Z">
            <w:rPr>
              <w:ins w:id="1436" w:author="Мария Куклева" w:date="2026-06-02T23:02:00Z"/>
              <w:i/>
              <w:iCs/>
              <w:color w:val="595959"/>
            </w:rPr>
          </w:rPrChange>
        </w:rPr>
      </w:pPr>
      <w:ins w:id="1437" w:author="Мария Куклева" w:date="2026-06-02T23:02:00Z">
        <w:r w:rsidRPr="00643145">
          <w:rPr>
            <w:color w:val="auto"/>
            <w:rPrChange w:id="1438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1.4.</w:t>
        </w:r>
      </w:ins>
      <w:ins w:id="1439" w:author="Мария Куклева" w:date="2026-06-05T21:38:00Z" w16du:dateUtc="2026-06-05T18:38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440" w:author="Мария Куклева" w:date="2026-06-05T21:53:00Z" w16du:dateUtc="2026-06-05T18:53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441" w:author="Мария Куклева" w:date="2026-06-05T21:38:00Z">
        <w:r w:rsidR="00E12FFC" w:rsidRPr="00643145">
          <w:rPr>
            <w:color w:val="auto"/>
            <w:rPrChange w:id="1442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443" w:author="Мария Куклева" w:date="2026-06-05T21:40:00Z" w16du:dateUtc="2026-06-05T18:40:00Z">
        <w:r w:rsidR="00E12FFC" w:rsidRPr="00643145">
          <w:rPr>
            <w:color w:val="auto"/>
            <w:rPrChange w:id="1444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4</w:t>
        </w:r>
      </w:ins>
      <w:ins w:id="1445" w:author="Мария Куклева" w:date="2026-06-05T21:38:00Z">
        <w:r w:rsidR="00E12FFC" w:rsidRPr="00643145">
          <w:rPr>
            <w:color w:val="auto"/>
            <w:rPrChange w:id="1446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 | </w:t>
        </w:r>
      </w:ins>
      <w:ins w:id="1447" w:author="Мария Куклева" w:date="2026-06-02T23:02:00Z">
        <w:r w:rsidRPr="00643145">
          <w:rPr>
            <w:color w:val="auto"/>
            <w:rPrChange w:id="1448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Восстановление пароля — пользователь нажимает «Забыли пароль?», вводит телефон или email, получает код, вводит новый пароль и восстанавливает доступ.</w:t>
        </w:r>
      </w:ins>
    </w:p>
    <w:p w14:paraId="753F5E1A" w14:textId="7B91D146" w:rsidR="00F0605F" w:rsidRPr="00643145" w:rsidRDefault="00F0605F" w:rsidP="00F0605F">
      <w:pPr>
        <w:rPr>
          <w:ins w:id="1449" w:author="Мария Куклева" w:date="2026-06-02T23:02:00Z"/>
          <w:color w:val="auto"/>
          <w:rPrChange w:id="1450" w:author="Мария Куклева" w:date="2026-06-05T21:53:00Z" w16du:dateUtc="2026-06-05T18:53:00Z">
            <w:rPr>
              <w:ins w:id="1451" w:author="Мария Куклева" w:date="2026-06-02T23:02:00Z"/>
              <w:i/>
              <w:iCs/>
              <w:color w:val="595959"/>
            </w:rPr>
          </w:rPrChange>
        </w:rPr>
      </w:pPr>
      <w:ins w:id="1452" w:author="Мария Куклева" w:date="2026-06-02T23:02:00Z">
        <w:r w:rsidRPr="00643145">
          <w:rPr>
            <w:color w:val="auto"/>
            <w:rPrChange w:id="1453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1.5.</w:t>
        </w:r>
      </w:ins>
      <w:ins w:id="1454" w:author="Мария Куклева" w:date="2026-06-05T21:38:00Z" w16du:dateUtc="2026-06-05T18:38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455" w:author="Мария Куклева" w:date="2026-06-05T21:53:00Z" w16du:dateUtc="2026-06-05T18:53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456" w:author="Мария Куклева" w:date="2026-06-05T21:38:00Z">
        <w:r w:rsidR="00E12FFC" w:rsidRPr="00643145">
          <w:rPr>
            <w:color w:val="auto"/>
            <w:rPrChange w:id="1457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US-3 |</w:t>
        </w:r>
      </w:ins>
      <w:ins w:id="1458" w:author="Мария Куклева" w:date="2026-06-02T23:02:00Z">
        <w:r w:rsidRPr="00643145">
          <w:rPr>
            <w:color w:val="auto"/>
            <w:rPrChange w:id="1459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Оформление заказа без регистрации — пользователь может оформить заказ без входа в личный кабинет, номер заказа отображается на экране.</w:t>
        </w:r>
      </w:ins>
    </w:p>
    <w:p w14:paraId="1B0A079B" w14:textId="7715CB48" w:rsidR="00F0605F" w:rsidRPr="00F0605F" w:rsidRDefault="00F0605F" w:rsidP="00F0605F">
      <w:pPr>
        <w:rPr>
          <w:ins w:id="1460" w:author="Мария Куклева" w:date="2026-06-02T23:02:00Z"/>
          <w:color w:val="auto"/>
          <w:rPrChange w:id="1461" w:author="Мария Куклева" w:date="2026-06-02T23:03:00Z" w16du:dateUtc="2026-06-02T20:03:00Z">
            <w:rPr>
              <w:ins w:id="1462" w:author="Мария Куклева" w:date="2026-06-02T23:02:00Z"/>
              <w:i/>
              <w:iCs/>
              <w:color w:val="595959"/>
            </w:rPr>
          </w:rPrChange>
        </w:rPr>
      </w:pPr>
    </w:p>
    <w:p w14:paraId="6AD27808" w14:textId="77777777" w:rsidR="00F0605F" w:rsidRPr="00F0605F" w:rsidRDefault="00F0605F" w:rsidP="00F0605F">
      <w:pPr>
        <w:rPr>
          <w:ins w:id="1463" w:author="Мария Куклева" w:date="2026-06-02T23:02:00Z"/>
          <w:b/>
          <w:bCs/>
          <w:color w:val="auto"/>
          <w:rPrChange w:id="1464" w:author="Мария Куклева" w:date="2026-06-02T23:03:00Z" w16du:dateUtc="2026-06-02T20:03:00Z">
            <w:rPr>
              <w:ins w:id="1465" w:author="Мария Куклева" w:date="2026-06-02T23:02:00Z"/>
              <w:b/>
              <w:bCs/>
              <w:i/>
              <w:iCs/>
              <w:color w:val="595959"/>
            </w:rPr>
          </w:rPrChange>
        </w:rPr>
      </w:pPr>
      <w:ins w:id="1466" w:author="Мария Куклева" w:date="2026-06-02T23:02:00Z">
        <w:r w:rsidRPr="00F0605F">
          <w:rPr>
            <w:b/>
            <w:bCs/>
            <w:color w:val="auto"/>
            <w:rPrChange w:id="1467" w:author="Мария Куклева" w:date="2026-06-02T23:03:00Z" w16du:dateUtc="2026-06-02T20:03:00Z">
              <w:rPr>
                <w:b/>
                <w:bCs/>
                <w:i/>
                <w:iCs/>
                <w:color w:val="595959"/>
              </w:rPr>
            </w:rPrChange>
          </w:rPr>
          <w:t>2. Поиск, фильтрация и сортировка товаров</w:t>
        </w:r>
      </w:ins>
    </w:p>
    <w:p w14:paraId="2753C9FD" w14:textId="60DD2A1C" w:rsidR="00F0605F" w:rsidRPr="00643145" w:rsidRDefault="00F0605F" w:rsidP="00F0605F">
      <w:pPr>
        <w:rPr>
          <w:ins w:id="1468" w:author="Мария Куклева" w:date="2026-06-02T23:02:00Z"/>
          <w:color w:val="auto"/>
          <w:rPrChange w:id="1469" w:author="Мария Куклева" w:date="2026-06-05T21:53:00Z" w16du:dateUtc="2026-06-05T18:53:00Z">
            <w:rPr>
              <w:ins w:id="1470" w:author="Мария Куклева" w:date="2026-06-02T23:02:00Z"/>
              <w:i/>
              <w:iCs/>
              <w:color w:val="595959"/>
            </w:rPr>
          </w:rPrChange>
        </w:rPr>
      </w:pPr>
      <w:ins w:id="1471" w:author="Мария Куклева" w:date="2026-06-02T23:02:00Z">
        <w:r w:rsidRPr="00643145">
          <w:rPr>
            <w:color w:val="auto"/>
            <w:rPrChange w:id="1472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2.1.</w:t>
        </w:r>
        <w:r w:rsidRPr="00643145">
          <w:rPr>
            <w:color w:val="auto"/>
            <w:rPrChange w:id="1473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474" w:author="Мария Куклева" w:date="2026-06-05T21:38:00Z">
        <w:r w:rsidR="00E12FFC" w:rsidRPr="00643145">
          <w:rPr>
            <w:color w:val="auto"/>
            <w:rPrChange w:id="1475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476" w:author="Мария Куклева" w:date="2026-06-05T21:41:00Z" w16du:dateUtc="2026-06-05T18:41:00Z">
        <w:r w:rsidR="00E12FFC" w:rsidRPr="00643145">
          <w:rPr>
            <w:color w:val="auto"/>
            <w:rPrChange w:id="1477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6</w:t>
        </w:r>
      </w:ins>
      <w:ins w:id="1478" w:author="Мария Куклева" w:date="2026-06-05T21:38:00Z">
        <w:r w:rsidR="00E12FFC" w:rsidRPr="00643145">
          <w:rPr>
            <w:color w:val="auto"/>
          </w:rPr>
          <w:t> | </w:t>
        </w:r>
      </w:ins>
      <w:ins w:id="1479" w:author="Мария Куклева" w:date="2026-06-02T23:02:00Z">
        <w:r w:rsidRPr="00643145">
          <w:rPr>
            <w:color w:val="auto"/>
            <w:rPrChange w:id="1480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Поиск по названию и артикулу — пользователь вводит слово «диван» или артикул, отображаются соответствующие товары.</w:t>
        </w:r>
      </w:ins>
    </w:p>
    <w:p w14:paraId="5478A4C8" w14:textId="6FDD0EC9" w:rsidR="00F0605F" w:rsidRPr="00643145" w:rsidRDefault="00F0605F" w:rsidP="00F0605F">
      <w:pPr>
        <w:rPr>
          <w:ins w:id="1481" w:author="Мария Куклева" w:date="2026-06-02T23:02:00Z"/>
          <w:color w:val="auto"/>
          <w:rPrChange w:id="1482" w:author="Мария Куклева" w:date="2026-06-05T21:53:00Z" w16du:dateUtc="2026-06-05T18:53:00Z">
            <w:rPr>
              <w:ins w:id="1483" w:author="Мария Куклева" w:date="2026-06-02T23:02:00Z"/>
              <w:i/>
              <w:iCs/>
              <w:color w:val="595959"/>
            </w:rPr>
          </w:rPrChange>
        </w:rPr>
      </w:pPr>
      <w:ins w:id="1484" w:author="Мария Куклева" w:date="2026-06-02T23:02:00Z">
        <w:r w:rsidRPr="00643145">
          <w:rPr>
            <w:color w:val="auto"/>
            <w:rPrChange w:id="1485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2.2.</w:t>
        </w:r>
      </w:ins>
      <w:ins w:id="1486" w:author="Мария Куклева" w:date="2026-06-05T21:38:00Z" w16du:dateUtc="2026-06-05T18:38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487" w:author="Мария Куклева" w:date="2026-06-05T21:53:00Z" w16du:dateUtc="2026-06-05T18:53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488" w:author="Мария Куклева" w:date="2026-06-05T21:38:00Z">
        <w:r w:rsidR="00E12FFC" w:rsidRPr="00643145">
          <w:rPr>
            <w:color w:val="auto"/>
            <w:rPrChange w:id="1489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490" w:author="Мария Куклева" w:date="2026-06-05T21:41:00Z" w16du:dateUtc="2026-06-05T18:41:00Z">
        <w:r w:rsidR="00E12FFC" w:rsidRPr="00643145">
          <w:rPr>
            <w:color w:val="auto"/>
            <w:rPrChange w:id="1491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6</w:t>
        </w:r>
      </w:ins>
      <w:ins w:id="1492" w:author="Мария Куклева" w:date="2026-06-05T21:38:00Z">
        <w:r w:rsidR="00E12FFC" w:rsidRPr="00643145">
          <w:rPr>
            <w:color w:val="auto"/>
            <w:rPrChange w:id="1493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 |</w:t>
        </w:r>
      </w:ins>
      <w:ins w:id="1494" w:author="Мария Куклева" w:date="2026-06-02T23:02:00Z">
        <w:r w:rsidRPr="00643145">
          <w:rPr>
            <w:color w:val="auto"/>
            <w:rPrChange w:id="1495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Поиск без результатов — пользователь вводит несуществующий запрос, отображается сообщение «Ничего не найдено».</w:t>
        </w:r>
      </w:ins>
    </w:p>
    <w:p w14:paraId="33567D80" w14:textId="155C046B" w:rsidR="00F0605F" w:rsidRPr="00643145" w:rsidRDefault="00F0605F" w:rsidP="00F0605F">
      <w:pPr>
        <w:rPr>
          <w:ins w:id="1496" w:author="Мария Куклева" w:date="2026-06-02T23:02:00Z"/>
          <w:color w:val="auto"/>
          <w:rPrChange w:id="1497" w:author="Мария Куклева" w:date="2026-06-05T21:53:00Z" w16du:dateUtc="2026-06-05T18:53:00Z">
            <w:rPr>
              <w:ins w:id="1498" w:author="Мария Куклева" w:date="2026-06-02T23:02:00Z"/>
              <w:i/>
              <w:iCs/>
              <w:color w:val="595959"/>
            </w:rPr>
          </w:rPrChange>
        </w:rPr>
      </w:pPr>
      <w:ins w:id="1499" w:author="Мария Куклева" w:date="2026-06-02T23:02:00Z">
        <w:r w:rsidRPr="00643145">
          <w:rPr>
            <w:color w:val="auto"/>
            <w:rPrChange w:id="1500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2.3.</w:t>
        </w:r>
        <w:r w:rsidRPr="00643145">
          <w:rPr>
            <w:color w:val="auto"/>
            <w:rPrChange w:id="1501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502" w:author="Мария Куклева" w:date="2026-06-05T21:38:00Z">
        <w:r w:rsidR="00E12FFC" w:rsidRPr="00643145">
          <w:rPr>
            <w:color w:val="auto"/>
            <w:rPrChange w:id="1503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504" w:author="Мария Куклева" w:date="2026-06-05T21:41:00Z" w16du:dateUtc="2026-06-05T18:41:00Z">
        <w:r w:rsidR="00E12FFC" w:rsidRPr="00643145">
          <w:rPr>
            <w:color w:val="auto"/>
            <w:rPrChange w:id="1505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7</w:t>
        </w:r>
      </w:ins>
      <w:ins w:id="1506" w:author="Мария Куклева" w:date="2026-06-05T21:38:00Z">
        <w:r w:rsidR="00E12FFC" w:rsidRPr="00643145">
          <w:rPr>
            <w:color w:val="auto"/>
          </w:rPr>
          <w:t> | </w:t>
        </w:r>
      </w:ins>
      <w:ins w:id="1507" w:author="Мария Куклева" w:date="2026-06-02T23:02:00Z">
        <w:r w:rsidRPr="00643145">
          <w:rPr>
            <w:color w:val="auto"/>
            <w:rPrChange w:id="1508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Фильтр по цене — пользователь устанавливает диапазон цен, отображаются товары только в этом диапазоне.</w:t>
        </w:r>
      </w:ins>
    </w:p>
    <w:p w14:paraId="1819601C" w14:textId="297577BD" w:rsidR="00F0605F" w:rsidRPr="00643145" w:rsidRDefault="00F0605F" w:rsidP="00F0605F">
      <w:pPr>
        <w:rPr>
          <w:ins w:id="1509" w:author="Мария Куклева" w:date="2026-06-02T23:02:00Z"/>
          <w:color w:val="auto"/>
          <w:rPrChange w:id="1510" w:author="Мария Куклева" w:date="2026-06-05T21:53:00Z" w16du:dateUtc="2026-06-05T18:53:00Z">
            <w:rPr>
              <w:ins w:id="1511" w:author="Мария Куклева" w:date="2026-06-02T23:02:00Z"/>
              <w:i/>
              <w:iCs/>
              <w:color w:val="595959"/>
            </w:rPr>
          </w:rPrChange>
        </w:rPr>
      </w:pPr>
      <w:ins w:id="1512" w:author="Мария Куклева" w:date="2026-06-02T23:02:00Z">
        <w:r w:rsidRPr="00643145">
          <w:rPr>
            <w:color w:val="auto"/>
            <w:rPrChange w:id="1513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2.4.</w:t>
        </w:r>
      </w:ins>
      <w:ins w:id="1514" w:author="Мария Куклева" w:date="2026-06-05T21:38:00Z" w16du:dateUtc="2026-06-05T18:38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515" w:author="Мария Куклева" w:date="2026-06-05T21:53:00Z" w16du:dateUtc="2026-06-05T18:53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516" w:author="Мария Куклева" w:date="2026-06-05T21:38:00Z">
        <w:r w:rsidR="00E12FFC" w:rsidRPr="00643145">
          <w:rPr>
            <w:color w:val="auto"/>
            <w:rPrChange w:id="1517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518" w:author="Мария Куклева" w:date="2026-06-05T21:41:00Z" w16du:dateUtc="2026-06-05T18:41:00Z">
        <w:r w:rsidR="00E12FFC" w:rsidRPr="00643145">
          <w:rPr>
            <w:color w:val="auto"/>
            <w:rPrChange w:id="1519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7</w:t>
        </w:r>
      </w:ins>
      <w:ins w:id="1520" w:author="Мария Куклева" w:date="2026-06-05T21:38:00Z">
        <w:r w:rsidR="00E12FFC" w:rsidRPr="00643145">
          <w:rPr>
            <w:color w:val="auto"/>
            <w:rPrChange w:id="1521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 |</w:t>
        </w:r>
      </w:ins>
      <w:ins w:id="1522" w:author="Мария Куклева" w:date="2026-06-02T23:02:00Z">
        <w:r w:rsidRPr="00643145">
          <w:rPr>
            <w:color w:val="auto"/>
            <w:rPrChange w:id="1523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Фильтр по категории — пользователь выбирает категорию «Мебель», отображаются только товары этой категории.</w:t>
        </w:r>
      </w:ins>
    </w:p>
    <w:p w14:paraId="2088C606" w14:textId="74004D33" w:rsidR="00F0605F" w:rsidRPr="00643145" w:rsidRDefault="00F0605F" w:rsidP="00F0605F">
      <w:pPr>
        <w:rPr>
          <w:ins w:id="1524" w:author="Мария Куклева" w:date="2026-06-02T23:02:00Z"/>
          <w:color w:val="auto"/>
          <w:rPrChange w:id="1525" w:author="Мария Куклева" w:date="2026-06-05T21:53:00Z" w16du:dateUtc="2026-06-05T18:53:00Z">
            <w:rPr>
              <w:ins w:id="1526" w:author="Мария Куклева" w:date="2026-06-02T23:02:00Z"/>
              <w:i/>
              <w:iCs/>
              <w:color w:val="595959"/>
            </w:rPr>
          </w:rPrChange>
        </w:rPr>
      </w:pPr>
      <w:ins w:id="1527" w:author="Мария Куклева" w:date="2026-06-02T23:02:00Z">
        <w:r w:rsidRPr="00643145">
          <w:rPr>
            <w:color w:val="auto"/>
            <w:rPrChange w:id="1528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2.5.</w:t>
        </w:r>
        <w:r w:rsidRPr="00643145">
          <w:rPr>
            <w:color w:val="auto"/>
            <w:rPrChange w:id="1529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530" w:author="Мария Куклева" w:date="2026-06-05T21:39:00Z">
        <w:r w:rsidR="00E12FFC" w:rsidRPr="00643145">
          <w:rPr>
            <w:color w:val="auto"/>
            <w:rPrChange w:id="1531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532" w:author="Мария Куклева" w:date="2026-06-05T21:41:00Z" w16du:dateUtc="2026-06-05T18:41:00Z">
        <w:r w:rsidR="00E12FFC" w:rsidRPr="00643145">
          <w:rPr>
            <w:color w:val="auto"/>
            <w:rPrChange w:id="1533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7</w:t>
        </w:r>
      </w:ins>
      <w:ins w:id="1534" w:author="Мария Куклева" w:date="2026-06-05T21:39:00Z">
        <w:r w:rsidR="00E12FFC" w:rsidRPr="00643145">
          <w:rPr>
            <w:color w:val="auto"/>
          </w:rPr>
          <w:t> | </w:t>
        </w:r>
      </w:ins>
      <w:ins w:id="1535" w:author="Мария Куклева" w:date="2026-06-02T23:02:00Z">
        <w:r w:rsidRPr="00643145">
          <w:rPr>
            <w:color w:val="auto"/>
            <w:rPrChange w:id="1536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Фильтр «Только в наличии» — пользователь ставит галочку, товары с остатком 0 скрываются.</w:t>
        </w:r>
      </w:ins>
    </w:p>
    <w:p w14:paraId="3A21A255" w14:textId="6252625A" w:rsidR="00F0605F" w:rsidRPr="00643145" w:rsidRDefault="00F0605F" w:rsidP="00F0605F">
      <w:pPr>
        <w:rPr>
          <w:ins w:id="1537" w:author="Мария Куклева" w:date="2026-06-02T23:02:00Z"/>
          <w:color w:val="auto"/>
          <w:rPrChange w:id="1538" w:author="Мария Куклева" w:date="2026-06-05T21:53:00Z" w16du:dateUtc="2026-06-05T18:53:00Z">
            <w:rPr>
              <w:ins w:id="1539" w:author="Мария Куклева" w:date="2026-06-02T23:02:00Z"/>
              <w:i/>
              <w:iCs/>
              <w:color w:val="595959"/>
            </w:rPr>
          </w:rPrChange>
        </w:rPr>
      </w:pPr>
      <w:ins w:id="1540" w:author="Мария Куклева" w:date="2026-06-02T23:02:00Z">
        <w:r w:rsidRPr="00643145">
          <w:rPr>
            <w:color w:val="auto"/>
            <w:rPrChange w:id="1541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2.6.</w:t>
        </w:r>
      </w:ins>
      <w:ins w:id="1542" w:author="Мария Куклева" w:date="2026-06-05T21:39:00Z" w16du:dateUtc="2026-06-05T18:39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543" w:author="Мария Куклева" w:date="2026-06-05T21:53:00Z" w16du:dateUtc="2026-06-05T18:53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544" w:author="Мария Куклева" w:date="2026-06-05T21:39:00Z">
        <w:r w:rsidR="00E12FFC" w:rsidRPr="00643145">
          <w:rPr>
            <w:color w:val="auto"/>
            <w:rPrChange w:id="1545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546" w:author="Мария Куклева" w:date="2026-06-05T21:41:00Z" w16du:dateUtc="2026-06-05T18:41:00Z">
        <w:r w:rsidR="00E12FFC" w:rsidRPr="00643145">
          <w:rPr>
            <w:color w:val="auto"/>
            <w:rPrChange w:id="1547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8</w:t>
        </w:r>
      </w:ins>
      <w:ins w:id="1548" w:author="Мария Куклева" w:date="2026-06-05T21:39:00Z">
        <w:r w:rsidR="00E12FFC" w:rsidRPr="00643145">
          <w:rPr>
            <w:color w:val="auto"/>
            <w:rPrChange w:id="1549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 | </w:t>
        </w:r>
      </w:ins>
      <w:ins w:id="1550" w:author="Мария Куклева" w:date="2026-06-02T23:02:00Z">
        <w:r w:rsidRPr="00643145">
          <w:rPr>
            <w:color w:val="auto"/>
            <w:rPrChange w:id="1551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Сортировка по цене (возрастание и убывание) — пользователь выбирает сортировку, товары выстраиваются от дешёвых к дорогим или наоборот.</w:t>
        </w:r>
      </w:ins>
    </w:p>
    <w:p w14:paraId="375D5BAA" w14:textId="19052519" w:rsidR="00F0605F" w:rsidRPr="00643145" w:rsidRDefault="00F0605F" w:rsidP="00F0605F">
      <w:pPr>
        <w:rPr>
          <w:ins w:id="1552" w:author="Мария Куклева" w:date="2026-06-02T23:02:00Z"/>
          <w:color w:val="auto"/>
          <w:rPrChange w:id="1553" w:author="Мария Куклева" w:date="2026-06-05T21:53:00Z" w16du:dateUtc="2026-06-05T18:53:00Z">
            <w:rPr>
              <w:ins w:id="1554" w:author="Мария Куклева" w:date="2026-06-02T23:02:00Z"/>
              <w:i/>
              <w:iCs/>
              <w:color w:val="595959"/>
            </w:rPr>
          </w:rPrChange>
        </w:rPr>
      </w:pPr>
      <w:ins w:id="1555" w:author="Мария Куклева" w:date="2026-06-02T23:02:00Z">
        <w:r w:rsidRPr="00643145">
          <w:rPr>
            <w:color w:val="auto"/>
            <w:rPrChange w:id="1556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2.7.</w:t>
        </w:r>
        <w:r w:rsidRPr="00643145">
          <w:rPr>
            <w:color w:val="auto"/>
            <w:rPrChange w:id="1557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558" w:author="Мария Куклева" w:date="2026-06-05T21:39:00Z">
        <w:r w:rsidR="00E12FFC" w:rsidRPr="00643145">
          <w:rPr>
            <w:color w:val="auto"/>
            <w:rPrChange w:id="1559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560" w:author="Мария Куклева" w:date="2026-06-05T21:41:00Z" w16du:dateUtc="2026-06-05T18:41:00Z">
        <w:r w:rsidR="00E12FFC" w:rsidRPr="00643145">
          <w:rPr>
            <w:color w:val="auto"/>
            <w:rPrChange w:id="1561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8</w:t>
        </w:r>
      </w:ins>
      <w:ins w:id="1562" w:author="Мария Куклева" w:date="2026-06-05T21:39:00Z">
        <w:r w:rsidR="00E12FFC" w:rsidRPr="00643145">
          <w:rPr>
            <w:color w:val="auto"/>
          </w:rPr>
          <w:t> | </w:t>
        </w:r>
      </w:ins>
      <w:ins w:id="1563" w:author="Мария Куклева" w:date="2026-06-02T23:02:00Z">
        <w:r w:rsidRPr="00643145">
          <w:rPr>
            <w:color w:val="auto"/>
            <w:rPrChange w:id="1564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Сортировка по популярности — пользователь выбирает сортировку, товары с наибольшим рейтингом оказываются вверху.</w:t>
        </w:r>
      </w:ins>
    </w:p>
    <w:p w14:paraId="139258DC" w14:textId="1410EA59" w:rsidR="00F0605F" w:rsidRPr="00643145" w:rsidRDefault="00F0605F" w:rsidP="00F0605F">
      <w:pPr>
        <w:rPr>
          <w:ins w:id="1565" w:author="Мария Куклева" w:date="2026-06-02T23:02:00Z"/>
          <w:color w:val="auto"/>
          <w:rPrChange w:id="1566" w:author="Мария Куклева" w:date="2026-06-05T21:53:00Z" w16du:dateUtc="2026-06-05T18:53:00Z">
            <w:rPr>
              <w:ins w:id="1567" w:author="Мария Куклева" w:date="2026-06-02T23:02:00Z"/>
              <w:i/>
              <w:iCs/>
              <w:color w:val="595959"/>
            </w:rPr>
          </w:rPrChange>
        </w:rPr>
      </w:pPr>
      <w:ins w:id="1568" w:author="Мария Куклева" w:date="2026-06-02T23:02:00Z">
        <w:r w:rsidRPr="00643145">
          <w:rPr>
            <w:color w:val="auto"/>
            <w:rPrChange w:id="1569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2.8.</w:t>
        </w:r>
        <w:r w:rsidRPr="00643145">
          <w:rPr>
            <w:color w:val="auto"/>
            <w:rPrChange w:id="1570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571" w:author="Мария Куклева" w:date="2026-06-05T21:39:00Z">
        <w:r w:rsidR="00E12FFC" w:rsidRPr="00643145">
          <w:rPr>
            <w:color w:val="auto"/>
            <w:rPrChange w:id="1572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573" w:author="Мария Куклева" w:date="2026-06-05T21:42:00Z" w16du:dateUtc="2026-06-05T18:42:00Z">
        <w:r w:rsidR="00E12FFC" w:rsidRPr="00643145">
          <w:rPr>
            <w:color w:val="auto"/>
            <w:rPrChange w:id="1574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7</w:t>
        </w:r>
      </w:ins>
      <w:ins w:id="1575" w:author="Мария Куклева" w:date="2026-06-05T21:39:00Z">
        <w:r w:rsidR="00E12FFC" w:rsidRPr="00643145">
          <w:rPr>
            <w:color w:val="auto"/>
          </w:rPr>
          <w:t> | </w:t>
        </w:r>
      </w:ins>
      <w:ins w:id="1576" w:author="Мария Куклева" w:date="2026-06-02T23:02:00Z">
        <w:r w:rsidRPr="00643145">
          <w:rPr>
            <w:color w:val="auto"/>
            <w:rPrChange w:id="1577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Сброс фильтров — пользователь нажимает «Сбросить фильтры», все фильтры очищаются, отображаются все товары.</w:t>
        </w:r>
      </w:ins>
    </w:p>
    <w:p w14:paraId="7067AA10" w14:textId="0A34A55E" w:rsidR="00F0605F" w:rsidRPr="00F0605F" w:rsidRDefault="00F0605F" w:rsidP="00F0605F">
      <w:pPr>
        <w:rPr>
          <w:ins w:id="1578" w:author="Мария Куклева" w:date="2026-06-02T23:02:00Z"/>
          <w:color w:val="auto"/>
          <w:rPrChange w:id="1579" w:author="Мария Куклева" w:date="2026-06-02T23:03:00Z" w16du:dateUtc="2026-06-02T20:03:00Z">
            <w:rPr>
              <w:ins w:id="1580" w:author="Мария Куклева" w:date="2026-06-02T23:02:00Z"/>
              <w:i/>
              <w:iCs/>
              <w:color w:val="595959"/>
            </w:rPr>
          </w:rPrChange>
        </w:rPr>
      </w:pPr>
    </w:p>
    <w:p w14:paraId="53F42637" w14:textId="77777777" w:rsidR="00F0605F" w:rsidRPr="00F0605F" w:rsidRDefault="00F0605F" w:rsidP="00F0605F">
      <w:pPr>
        <w:rPr>
          <w:ins w:id="1581" w:author="Мария Куклева" w:date="2026-06-02T23:02:00Z"/>
          <w:b/>
          <w:bCs/>
          <w:color w:val="auto"/>
          <w:rPrChange w:id="1582" w:author="Мария Куклева" w:date="2026-06-02T23:03:00Z" w16du:dateUtc="2026-06-02T20:03:00Z">
            <w:rPr>
              <w:ins w:id="1583" w:author="Мария Куклева" w:date="2026-06-02T23:02:00Z"/>
              <w:b/>
              <w:bCs/>
              <w:i/>
              <w:iCs/>
              <w:color w:val="595959"/>
            </w:rPr>
          </w:rPrChange>
        </w:rPr>
      </w:pPr>
      <w:ins w:id="1584" w:author="Мария Куклева" w:date="2026-06-02T23:02:00Z">
        <w:r w:rsidRPr="00F0605F">
          <w:rPr>
            <w:b/>
            <w:bCs/>
            <w:color w:val="auto"/>
            <w:rPrChange w:id="1585" w:author="Мария Куклева" w:date="2026-06-02T23:03:00Z" w16du:dateUtc="2026-06-02T20:03:00Z">
              <w:rPr>
                <w:b/>
                <w:bCs/>
                <w:i/>
                <w:iCs/>
                <w:color w:val="595959"/>
              </w:rPr>
            </w:rPrChange>
          </w:rPr>
          <w:lastRenderedPageBreak/>
          <w:t>3. Карточка товара и корзина</w:t>
        </w:r>
      </w:ins>
    </w:p>
    <w:p w14:paraId="586AF64D" w14:textId="3B7D25F7" w:rsidR="00F0605F" w:rsidRPr="00643145" w:rsidRDefault="00F0605F" w:rsidP="00F0605F">
      <w:pPr>
        <w:rPr>
          <w:ins w:id="1586" w:author="Мария Куклева" w:date="2026-06-02T23:02:00Z"/>
          <w:color w:val="auto"/>
          <w:rPrChange w:id="1587" w:author="Мария Куклева" w:date="2026-06-05T21:53:00Z" w16du:dateUtc="2026-06-05T18:53:00Z">
            <w:rPr>
              <w:ins w:id="1588" w:author="Мария Куклева" w:date="2026-06-02T23:02:00Z"/>
              <w:i/>
              <w:iCs/>
              <w:color w:val="595959"/>
            </w:rPr>
          </w:rPrChange>
        </w:rPr>
      </w:pPr>
      <w:ins w:id="1589" w:author="Мария Куклева" w:date="2026-06-02T23:02:00Z">
        <w:r w:rsidRPr="00643145">
          <w:rPr>
            <w:color w:val="auto"/>
            <w:rPrChange w:id="1590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3.1.</w:t>
        </w:r>
      </w:ins>
      <w:ins w:id="1591" w:author="Мария Куклева" w:date="2026-06-05T21:39:00Z" w16du:dateUtc="2026-06-05T18:39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592" w:author="Мария Куклева" w:date="2026-06-05T21:53:00Z" w16du:dateUtc="2026-06-05T18:53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593" w:author="Мария Куклева" w:date="2026-06-05T21:39:00Z">
        <w:r w:rsidR="00E12FFC" w:rsidRPr="00643145">
          <w:rPr>
            <w:color w:val="auto"/>
            <w:rPrChange w:id="1594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595" w:author="Мария Куклева" w:date="2026-06-05T21:42:00Z" w16du:dateUtc="2026-06-05T18:42:00Z">
        <w:r w:rsidR="00E12FFC" w:rsidRPr="00643145">
          <w:rPr>
            <w:color w:val="auto"/>
            <w:rPrChange w:id="1596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10</w:t>
        </w:r>
      </w:ins>
      <w:ins w:id="1597" w:author="Мария Куклева" w:date="2026-06-05T21:39:00Z">
        <w:r w:rsidR="00E12FFC" w:rsidRPr="00643145">
          <w:rPr>
            <w:color w:val="auto"/>
            <w:rPrChange w:id="1598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 | </w:t>
        </w:r>
      </w:ins>
      <w:ins w:id="1599" w:author="Мария Куклева" w:date="2026-06-02T23:02:00Z">
        <w:r w:rsidRPr="00643145">
          <w:rPr>
            <w:color w:val="auto"/>
            <w:rPrChange w:id="1600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Добавление товара в корзину — пользователь нажимает «В корзину», появляется уведомление о добавлении, товар появляется в корзине.</w:t>
        </w:r>
      </w:ins>
    </w:p>
    <w:p w14:paraId="1A77DE83" w14:textId="135E95CE" w:rsidR="00F0605F" w:rsidRPr="00643145" w:rsidRDefault="00F0605F" w:rsidP="00F0605F">
      <w:pPr>
        <w:rPr>
          <w:ins w:id="1601" w:author="Мария Куклева" w:date="2026-06-02T23:02:00Z"/>
          <w:color w:val="auto"/>
          <w:rPrChange w:id="1602" w:author="Мария Куклева" w:date="2026-06-05T21:53:00Z" w16du:dateUtc="2026-06-05T18:53:00Z">
            <w:rPr>
              <w:ins w:id="1603" w:author="Мария Куклева" w:date="2026-06-02T23:02:00Z"/>
              <w:i/>
              <w:iCs/>
              <w:color w:val="595959"/>
            </w:rPr>
          </w:rPrChange>
        </w:rPr>
      </w:pPr>
      <w:ins w:id="1604" w:author="Мария Куклева" w:date="2026-06-02T23:02:00Z">
        <w:r w:rsidRPr="00643145">
          <w:rPr>
            <w:color w:val="auto"/>
            <w:rPrChange w:id="1605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3.2.</w:t>
        </w:r>
        <w:r w:rsidRPr="00643145">
          <w:rPr>
            <w:color w:val="auto"/>
            <w:rPrChange w:id="1606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607" w:author="Мария Куклева" w:date="2026-06-05T21:39:00Z">
        <w:r w:rsidR="00E12FFC" w:rsidRPr="00643145">
          <w:rPr>
            <w:color w:val="auto"/>
            <w:rPrChange w:id="1608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609" w:author="Мария Куклева" w:date="2026-06-05T21:42:00Z" w16du:dateUtc="2026-06-05T18:42:00Z">
        <w:r w:rsidR="00E12FFC" w:rsidRPr="00643145">
          <w:rPr>
            <w:color w:val="auto"/>
            <w:rPrChange w:id="1610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11</w:t>
        </w:r>
      </w:ins>
      <w:ins w:id="1611" w:author="Мария Куклева" w:date="2026-06-05T21:39:00Z">
        <w:r w:rsidR="00E12FFC" w:rsidRPr="00643145">
          <w:rPr>
            <w:color w:val="auto"/>
          </w:rPr>
          <w:t> | </w:t>
        </w:r>
      </w:ins>
      <w:ins w:id="1612" w:author="Мария Куклева" w:date="2026-06-02T23:02:00Z">
        <w:r w:rsidRPr="00643145">
          <w:rPr>
            <w:color w:val="auto"/>
            <w:rPrChange w:id="1613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Изменение количества товара — пользователь нажимает «плюс» или «минус», количество меняется, сумма пересчитывается.</w:t>
        </w:r>
      </w:ins>
    </w:p>
    <w:p w14:paraId="03A008B5" w14:textId="121D30AF" w:rsidR="00F0605F" w:rsidRPr="00643145" w:rsidRDefault="00F0605F" w:rsidP="00F0605F">
      <w:pPr>
        <w:rPr>
          <w:ins w:id="1614" w:author="Мария Куклева" w:date="2026-06-02T23:02:00Z"/>
          <w:color w:val="auto"/>
          <w:rPrChange w:id="1615" w:author="Мария Куклева" w:date="2026-06-05T21:53:00Z" w16du:dateUtc="2026-06-05T18:53:00Z">
            <w:rPr>
              <w:ins w:id="1616" w:author="Мария Куклева" w:date="2026-06-02T23:02:00Z"/>
              <w:i/>
              <w:iCs/>
              <w:color w:val="595959"/>
            </w:rPr>
          </w:rPrChange>
        </w:rPr>
      </w:pPr>
      <w:ins w:id="1617" w:author="Мария Куклева" w:date="2026-06-02T23:02:00Z">
        <w:r w:rsidRPr="00643145">
          <w:rPr>
            <w:color w:val="auto"/>
            <w:rPrChange w:id="1618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3.3.</w:t>
        </w:r>
        <w:r w:rsidRPr="00643145">
          <w:rPr>
            <w:color w:val="auto"/>
            <w:rPrChange w:id="1619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620" w:author="Мария Куклева" w:date="2026-06-05T21:39:00Z">
        <w:r w:rsidR="00E12FFC" w:rsidRPr="00643145">
          <w:rPr>
            <w:color w:val="auto"/>
            <w:rPrChange w:id="1621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622" w:author="Мария Куклева" w:date="2026-06-05T21:42:00Z" w16du:dateUtc="2026-06-05T18:42:00Z">
        <w:r w:rsidR="00E12FFC" w:rsidRPr="00643145">
          <w:rPr>
            <w:color w:val="auto"/>
            <w:rPrChange w:id="1623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11</w:t>
        </w:r>
      </w:ins>
      <w:ins w:id="1624" w:author="Мария Куклева" w:date="2026-06-05T21:39:00Z">
        <w:r w:rsidR="00E12FFC" w:rsidRPr="00643145">
          <w:rPr>
            <w:color w:val="auto"/>
          </w:rPr>
          <w:t> | </w:t>
        </w:r>
      </w:ins>
      <w:ins w:id="1625" w:author="Мария Куклева" w:date="2026-06-02T23:02:00Z">
        <w:r w:rsidRPr="00643145">
          <w:rPr>
            <w:color w:val="auto"/>
            <w:rPrChange w:id="1626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Удаление одного товара — пользователь нажимает «Удалить», товар исчезает из корзины.</w:t>
        </w:r>
      </w:ins>
    </w:p>
    <w:p w14:paraId="2D7AB550" w14:textId="1FF79065" w:rsidR="00F0605F" w:rsidRPr="00643145" w:rsidRDefault="00F0605F" w:rsidP="00F0605F">
      <w:pPr>
        <w:rPr>
          <w:ins w:id="1627" w:author="Мария Куклева" w:date="2026-06-02T23:02:00Z"/>
          <w:color w:val="auto"/>
          <w:rPrChange w:id="1628" w:author="Мария Куклева" w:date="2026-06-05T21:53:00Z" w16du:dateUtc="2026-06-05T18:53:00Z">
            <w:rPr>
              <w:ins w:id="1629" w:author="Мария Куклева" w:date="2026-06-02T23:02:00Z"/>
              <w:i/>
              <w:iCs/>
              <w:color w:val="595959"/>
            </w:rPr>
          </w:rPrChange>
        </w:rPr>
      </w:pPr>
      <w:ins w:id="1630" w:author="Мария Куклева" w:date="2026-06-02T23:02:00Z">
        <w:r w:rsidRPr="00643145">
          <w:rPr>
            <w:color w:val="auto"/>
            <w:rPrChange w:id="1631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3.4.</w:t>
        </w:r>
      </w:ins>
      <w:ins w:id="1632" w:author="Мария Куклева" w:date="2026-06-05T21:39:00Z" w16du:dateUtc="2026-06-05T18:39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633" w:author="Мария Куклева" w:date="2026-06-05T21:53:00Z" w16du:dateUtc="2026-06-05T18:53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634" w:author="Мария Куклева" w:date="2026-06-05T21:39:00Z">
        <w:r w:rsidR="00E12FFC" w:rsidRPr="00643145">
          <w:rPr>
            <w:color w:val="auto"/>
            <w:rPrChange w:id="1635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636" w:author="Мария Куклева" w:date="2026-06-05T21:42:00Z" w16du:dateUtc="2026-06-05T18:42:00Z">
        <w:r w:rsidR="00E12FFC" w:rsidRPr="00643145">
          <w:rPr>
            <w:color w:val="auto"/>
            <w:rPrChange w:id="1637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12</w:t>
        </w:r>
      </w:ins>
      <w:ins w:id="1638" w:author="Мария Куклева" w:date="2026-06-05T21:39:00Z">
        <w:r w:rsidR="00E12FFC" w:rsidRPr="00643145">
          <w:rPr>
            <w:color w:val="auto"/>
            <w:rPrChange w:id="1639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 | </w:t>
        </w:r>
      </w:ins>
      <w:ins w:id="1640" w:author="Мария Куклева" w:date="2026-06-02T23:02:00Z">
        <w:r w:rsidRPr="00643145">
          <w:rPr>
            <w:color w:val="auto"/>
            <w:rPrChange w:id="1641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Выбор части товаров для оплаты — пользователь отмечает нужные товары чекбоксами, сумма пересчитывается только для выбранных товаров.</w:t>
        </w:r>
      </w:ins>
    </w:p>
    <w:p w14:paraId="578A8252" w14:textId="174AA79C" w:rsidR="00F0605F" w:rsidRPr="00643145" w:rsidRDefault="00F0605F" w:rsidP="00F0605F">
      <w:pPr>
        <w:rPr>
          <w:ins w:id="1642" w:author="Мария Куклева" w:date="2026-06-02T23:02:00Z"/>
          <w:color w:val="auto"/>
          <w:rPrChange w:id="1643" w:author="Мария Куклева" w:date="2026-06-05T21:53:00Z" w16du:dateUtc="2026-06-05T18:53:00Z">
            <w:rPr>
              <w:ins w:id="1644" w:author="Мария Куклева" w:date="2026-06-02T23:02:00Z"/>
              <w:i/>
              <w:iCs/>
              <w:color w:val="595959"/>
            </w:rPr>
          </w:rPrChange>
        </w:rPr>
      </w:pPr>
      <w:ins w:id="1645" w:author="Мария Куклева" w:date="2026-06-02T23:02:00Z">
        <w:r w:rsidRPr="00643145">
          <w:rPr>
            <w:color w:val="auto"/>
            <w:rPrChange w:id="1646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3.5.</w:t>
        </w:r>
        <w:r w:rsidRPr="00643145">
          <w:rPr>
            <w:color w:val="auto"/>
            <w:rPrChange w:id="1647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648" w:author="Мария Куклева" w:date="2026-06-05T21:39:00Z">
        <w:r w:rsidR="00E12FFC" w:rsidRPr="00643145">
          <w:rPr>
            <w:color w:val="auto"/>
            <w:rPrChange w:id="1649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650" w:author="Мария Куклева" w:date="2026-06-05T21:42:00Z" w16du:dateUtc="2026-06-05T18:42:00Z">
        <w:r w:rsidR="00E12FFC" w:rsidRPr="00643145">
          <w:rPr>
            <w:color w:val="auto"/>
            <w:rPrChange w:id="1651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14</w:t>
        </w:r>
      </w:ins>
      <w:ins w:id="1652" w:author="Мария Куклева" w:date="2026-06-05T21:39:00Z">
        <w:r w:rsidR="00E12FFC" w:rsidRPr="00643145">
          <w:rPr>
            <w:color w:val="auto"/>
          </w:rPr>
          <w:t> | </w:t>
        </w:r>
      </w:ins>
      <w:ins w:id="1653" w:author="Мария Куклева" w:date="2026-06-02T23:02:00Z">
        <w:r w:rsidRPr="00643145">
          <w:rPr>
            <w:color w:val="auto"/>
            <w:rPrChange w:id="1654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Применение промокода — пользователь вводит код SALE2026 и нажимает «Применить», сумма уменьшается на 10 процентов.</w:t>
        </w:r>
      </w:ins>
    </w:p>
    <w:p w14:paraId="77B66FD5" w14:textId="6C1870B1" w:rsidR="00F0605F" w:rsidRPr="00643145" w:rsidRDefault="00F0605F" w:rsidP="00F0605F">
      <w:pPr>
        <w:rPr>
          <w:ins w:id="1655" w:author="Мария Куклева" w:date="2026-06-02T23:02:00Z"/>
          <w:color w:val="auto"/>
          <w:rPrChange w:id="1656" w:author="Мария Куклева" w:date="2026-06-05T21:53:00Z" w16du:dateUtc="2026-06-05T18:53:00Z">
            <w:rPr>
              <w:ins w:id="1657" w:author="Мария Куклева" w:date="2026-06-02T23:02:00Z"/>
              <w:i/>
              <w:iCs/>
              <w:color w:val="595959"/>
            </w:rPr>
          </w:rPrChange>
        </w:rPr>
      </w:pPr>
      <w:ins w:id="1658" w:author="Мария Куклева" w:date="2026-06-02T23:02:00Z">
        <w:r w:rsidRPr="00643145">
          <w:rPr>
            <w:color w:val="auto"/>
            <w:rPrChange w:id="1659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3.6.</w:t>
        </w:r>
        <w:r w:rsidRPr="00643145">
          <w:rPr>
            <w:color w:val="auto"/>
            <w:rPrChange w:id="1660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661" w:author="Мария Куклева" w:date="2026-06-05T21:39:00Z">
        <w:r w:rsidR="00E12FFC" w:rsidRPr="00643145">
          <w:rPr>
            <w:color w:val="auto"/>
            <w:rPrChange w:id="1662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663" w:author="Мария Куклева" w:date="2026-06-05T21:42:00Z" w16du:dateUtc="2026-06-05T18:42:00Z">
        <w:r w:rsidR="00E12FFC" w:rsidRPr="00643145">
          <w:rPr>
            <w:color w:val="auto"/>
            <w:rPrChange w:id="1664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14</w:t>
        </w:r>
      </w:ins>
      <w:ins w:id="1665" w:author="Мария Куклева" w:date="2026-06-05T21:39:00Z">
        <w:r w:rsidR="00E12FFC" w:rsidRPr="00643145">
          <w:rPr>
            <w:color w:val="auto"/>
          </w:rPr>
          <w:t> | </w:t>
        </w:r>
      </w:ins>
      <w:ins w:id="1666" w:author="Мария Куклева" w:date="2026-06-02T23:02:00Z">
        <w:r w:rsidRPr="00643145">
          <w:rPr>
            <w:color w:val="auto"/>
            <w:rPrChange w:id="1667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Неверный или просроченный промокод — пользователь вводит неверный код или просроченный, отображается сообщение «Промокод недействителен» или «Срок действия истёк».</w:t>
        </w:r>
      </w:ins>
    </w:p>
    <w:p w14:paraId="2CED3BBC" w14:textId="2DE057BA" w:rsidR="00F0605F" w:rsidRPr="00643145" w:rsidRDefault="00F0605F" w:rsidP="00F0605F">
      <w:pPr>
        <w:rPr>
          <w:ins w:id="1668" w:author="Мария Куклева" w:date="2026-06-02T23:02:00Z"/>
          <w:color w:val="auto"/>
          <w:rPrChange w:id="1669" w:author="Мария Куклева" w:date="2026-06-05T21:53:00Z" w16du:dateUtc="2026-06-05T18:53:00Z">
            <w:rPr>
              <w:ins w:id="1670" w:author="Мария Куклева" w:date="2026-06-02T23:02:00Z"/>
              <w:i/>
              <w:iCs/>
              <w:color w:val="595959"/>
            </w:rPr>
          </w:rPrChange>
        </w:rPr>
      </w:pPr>
      <w:ins w:id="1671" w:author="Мария Куклева" w:date="2026-06-02T23:02:00Z">
        <w:r w:rsidRPr="00643145">
          <w:rPr>
            <w:color w:val="auto"/>
            <w:rPrChange w:id="1672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3.7.</w:t>
        </w:r>
        <w:r w:rsidRPr="00643145">
          <w:rPr>
            <w:color w:val="auto"/>
            <w:rPrChange w:id="1673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674" w:author="Мария Куклева" w:date="2026-06-05T21:39:00Z">
        <w:r w:rsidR="00E12FFC" w:rsidRPr="00643145">
          <w:rPr>
            <w:color w:val="auto"/>
            <w:rPrChange w:id="1675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676" w:author="Мария Куклева" w:date="2026-06-05T21:42:00Z" w16du:dateUtc="2026-06-05T18:42:00Z">
        <w:r w:rsidR="00E12FFC" w:rsidRPr="00643145">
          <w:rPr>
            <w:color w:val="auto"/>
            <w:rPrChange w:id="1677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15</w:t>
        </w:r>
      </w:ins>
      <w:ins w:id="1678" w:author="Мария Куклева" w:date="2026-06-05T21:43:00Z" w16du:dateUtc="2026-06-05T18:43:00Z">
        <w:r w:rsidR="00E12FFC" w:rsidRPr="00643145">
          <w:rPr>
            <w:color w:val="auto"/>
            <w:rPrChange w:id="1679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 xml:space="preserve"> </w:t>
        </w:r>
      </w:ins>
      <w:ins w:id="1680" w:author="Мария Куклева" w:date="2026-06-05T21:39:00Z">
        <w:r w:rsidR="00E12FFC" w:rsidRPr="00643145">
          <w:rPr>
            <w:color w:val="auto"/>
          </w:rPr>
          <w:t>| </w:t>
        </w:r>
      </w:ins>
      <w:ins w:id="1681" w:author="Мария Куклева" w:date="2026-06-02T23:02:00Z">
        <w:r w:rsidRPr="00643145">
          <w:rPr>
            <w:color w:val="auto"/>
            <w:rPrChange w:id="1682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Очистка всей корзины — пользователь нажимает «Удалить всё» и подтверждает, корзина полностью очищается.</w:t>
        </w:r>
      </w:ins>
    </w:p>
    <w:p w14:paraId="241970CB" w14:textId="10A4437A" w:rsidR="00F0605F" w:rsidRPr="00643145" w:rsidRDefault="00F0605F" w:rsidP="00F0605F">
      <w:pPr>
        <w:rPr>
          <w:ins w:id="1683" w:author="Мария Куклева" w:date="2026-06-02T23:02:00Z"/>
          <w:color w:val="auto"/>
          <w:rPrChange w:id="1684" w:author="Мария Куклева" w:date="2026-06-05T21:53:00Z" w16du:dateUtc="2026-06-05T18:53:00Z">
            <w:rPr>
              <w:ins w:id="1685" w:author="Мария Куклева" w:date="2026-06-02T23:02:00Z"/>
              <w:i/>
              <w:iCs/>
              <w:color w:val="595959"/>
            </w:rPr>
          </w:rPrChange>
        </w:rPr>
      </w:pPr>
      <w:ins w:id="1686" w:author="Мария Куклева" w:date="2026-06-02T23:02:00Z">
        <w:r w:rsidRPr="00643145">
          <w:rPr>
            <w:color w:val="auto"/>
            <w:rPrChange w:id="1687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3.8.</w:t>
        </w:r>
        <w:r w:rsidRPr="00643145">
          <w:rPr>
            <w:color w:val="auto"/>
            <w:rPrChange w:id="1688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689" w:author="Мария Куклева" w:date="2026-06-05T21:39:00Z">
        <w:r w:rsidR="00E12FFC" w:rsidRPr="00643145">
          <w:rPr>
            <w:color w:val="auto"/>
            <w:rPrChange w:id="1690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691" w:author="Мария Куклева" w:date="2026-06-05T21:43:00Z" w16du:dateUtc="2026-06-05T18:43:00Z">
        <w:r w:rsidR="00E12FFC" w:rsidRPr="00643145">
          <w:rPr>
            <w:color w:val="auto"/>
            <w:rPrChange w:id="1692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1</w:t>
        </w:r>
      </w:ins>
      <w:ins w:id="1693" w:author="Мария Куклева" w:date="2026-06-05T21:39:00Z">
        <w:r w:rsidR="00E12FFC" w:rsidRPr="00643145">
          <w:rPr>
            <w:color w:val="auto"/>
            <w:rPrChange w:id="1694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3</w:t>
        </w:r>
        <w:r w:rsidR="00E12FFC" w:rsidRPr="00643145">
          <w:rPr>
            <w:color w:val="auto"/>
          </w:rPr>
          <w:t> | </w:t>
        </w:r>
      </w:ins>
      <w:ins w:id="1695" w:author="Мария Куклева" w:date="2026-06-02T23:02:00Z">
        <w:r w:rsidRPr="00643145">
          <w:rPr>
            <w:color w:val="auto"/>
            <w:rPrChange w:id="1696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Отображение итоговой суммы — в корзине показаны сумма товаров, скидка, стоимость доставки и итоговая сумма.</w:t>
        </w:r>
      </w:ins>
    </w:p>
    <w:p w14:paraId="7F08D8E2" w14:textId="42D7F2E1" w:rsidR="00F0605F" w:rsidRPr="00643145" w:rsidRDefault="00F0605F" w:rsidP="00F0605F">
      <w:pPr>
        <w:rPr>
          <w:ins w:id="1697" w:author="Мария Куклева" w:date="2026-06-02T23:02:00Z"/>
          <w:color w:val="auto"/>
          <w:rPrChange w:id="1698" w:author="Мария Куклева" w:date="2026-06-05T21:53:00Z" w16du:dateUtc="2026-06-05T18:53:00Z">
            <w:rPr>
              <w:ins w:id="1699" w:author="Мария Куклева" w:date="2026-06-02T23:02:00Z"/>
              <w:i/>
              <w:iCs/>
              <w:color w:val="595959"/>
            </w:rPr>
          </w:rPrChange>
        </w:rPr>
      </w:pPr>
      <w:ins w:id="1700" w:author="Мария Куклева" w:date="2026-06-02T23:02:00Z">
        <w:r w:rsidRPr="00643145">
          <w:rPr>
            <w:color w:val="auto"/>
            <w:rPrChange w:id="1701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3.9.</w:t>
        </w:r>
        <w:r w:rsidRPr="00643145">
          <w:rPr>
            <w:color w:val="auto"/>
            <w:rPrChange w:id="1702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703" w:author="Мария Куклева" w:date="2026-06-05T21:39:00Z">
        <w:r w:rsidR="00E12FFC" w:rsidRPr="00643145">
          <w:rPr>
            <w:color w:val="auto"/>
            <w:rPrChange w:id="1704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 xml:space="preserve">| </w:t>
        </w:r>
      </w:ins>
      <w:ins w:id="1705" w:author="Мария Куклева" w:date="2026-06-05T21:43:00Z" w16du:dateUtc="2026-06-05T18:43:00Z">
        <w:r w:rsidR="00E12FFC" w:rsidRPr="00643145">
          <w:rPr>
            <w:color w:val="auto"/>
            <w:rPrChange w:id="1706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US-15, US-</w:t>
        </w:r>
      </w:ins>
      <w:ins w:id="1707" w:author="Мария Куклева" w:date="2026-06-05T21:44:00Z" w16du:dateUtc="2026-06-05T18:44:00Z">
        <w:r w:rsidR="00E12FFC" w:rsidRPr="00643145">
          <w:rPr>
            <w:color w:val="auto"/>
            <w:rPrChange w:id="1708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24</w:t>
        </w:r>
      </w:ins>
      <w:ins w:id="1709" w:author="Мария Куклева" w:date="2026-06-05T21:39:00Z">
        <w:r w:rsidR="00E12FFC" w:rsidRPr="00643145">
          <w:rPr>
            <w:color w:val="auto"/>
          </w:rPr>
          <w:t>| </w:t>
        </w:r>
      </w:ins>
      <w:ins w:id="1710" w:author="Мария Куклева" w:date="2026-06-02T23:02:00Z">
        <w:r w:rsidRPr="00643145">
          <w:rPr>
            <w:color w:val="auto"/>
            <w:rPrChange w:id="1711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Цвет кнопок — кнопка «Удалить всё» серого цвета, кнопка «Перейти к оплате» зелёного цвета.</w:t>
        </w:r>
      </w:ins>
    </w:p>
    <w:p w14:paraId="11755EB3" w14:textId="76DE480C" w:rsidR="00F0605F" w:rsidRPr="00643145" w:rsidRDefault="00F0605F" w:rsidP="00F0605F">
      <w:pPr>
        <w:rPr>
          <w:ins w:id="1712" w:author="Мария Куклева" w:date="2026-06-02T23:02:00Z"/>
          <w:color w:val="auto"/>
          <w:rPrChange w:id="1713" w:author="Мария Куклева" w:date="2026-06-05T21:53:00Z" w16du:dateUtc="2026-06-05T18:53:00Z">
            <w:rPr>
              <w:ins w:id="1714" w:author="Мария Куклева" w:date="2026-06-02T23:02:00Z"/>
              <w:i/>
              <w:iCs/>
              <w:color w:val="595959"/>
            </w:rPr>
          </w:rPrChange>
        </w:rPr>
      </w:pPr>
      <w:ins w:id="1715" w:author="Мария Куклева" w:date="2026-06-02T23:02:00Z">
        <w:r w:rsidRPr="00643145">
          <w:rPr>
            <w:color w:val="auto"/>
            <w:rPrChange w:id="1716" w:author="Мария Куклева" w:date="2026-06-05T21:53:00Z" w16du:dateUtc="2026-06-05T18:53:00Z">
              <w:rPr>
                <w:b/>
                <w:bCs/>
                <w:i/>
                <w:iCs/>
                <w:color w:val="595959"/>
              </w:rPr>
            </w:rPrChange>
          </w:rPr>
          <w:t>3.10.</w:t>
        </w:r>
        <w:r w:rsidRPr="00643145">
          <w:rPr>
            <w:color w:val="auto"/>
            <w:rPrChange w:id="1717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 </w:t>
        </w:r>
      </w:ins>
      <w:ins w:id="1718" w:author="Мария Куклева" w:date="2026-06-05T21:39:00Z">
        <w:r w:rsidR="00E12FFC" w:rsidRPr="00643145">
          <w:rPr>
            <w:color w:val="auto"/>
            <w:rPrChange w:id="1719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| US-</w:t>
        </w:r>
      </w:ins>
      <w:ins w:id="1720" w:author="Мария Куклева" w:date="2026-06-05T21:44:00Z" w16du:dateUtc="2026-06-05T18:44:00Z">
        <w:r w:rsidR="00E12FFC" w:rsidRPr="00643145">
          <w:rPr>
            <w:color w:val="auto"/>
            <w:rPrChange w:id="1721" w:author="Мария Куклева" w:date="2026-06-05T21:53:00Z" w16du:dateUtc="2026-06-05T18:53:00Z">
              <w:rPr>
                <w:b/>
                <w:bCs/>
                <w:color w:val="auto"/>
              </w:rPr>
            </w:rPrChange>
          </w:rPr>
          <w:t>9</w:t>
        </w:r>
      </w:ins>
      <w:ins w:id="1722" w:author="Мария Куклева" w:date="2026-06-05T21:39:00Z">
        <w:r w:rsidR="00E12FFC" w:rsidRPr="00643145">
          <w:rPr>
            <w:color w:val="auto"/>
          </w:rPr>
          <w:t> | </w:t>
        </w:r>
      </w:ins>
      <w:ins w:id="1723" w:author="Мария Куклева" w:date="2026-06-02T23:02:00Z">
        <w:r w:rsidRPr="00643145">
          <w:rPr>
            <w:color w:val="auto"/>
            <w:rPrChange w:id="1724" w:author="Мария Куклева" w:date="2026-06-05T21:53:00Z" w16du:dateUtc="2026-06-05T18:53:00Z">
              <w:rPr>
                <w:i/>
                <w:iCs/>
                <w:color w:val="595959"/>
              </w:rPr>
            </w:rPrChange>
          </w:rPr>
          <w:t>Информация о наличии — в карточке товара отображается «В наличии: X штук» или «Нет в наличии».</w:t>
        </w:r>
      </w:ins>
    </w:p>
    <w:p w14:paraId="5EBEB199" w14:textId="595058F8" w:rsidR="00F0605F" w:rsidRPr="00F0605F" w:rsidRDefault="00F0605F" w:rsidP="00F0605F">
      <w:pPr>
        <w:rPr>
          <w:ins w:id="1725" w:author="Мария Куклева" w:date="2026-06-02T23:02:00Z"/>
          <w:color w:val="auto"/>
          <w:rPrChange w:id="1726" w:author="Мария Куклева" w:date="2026-06-02T23:03:00Z" w16du:dateUtc="2026-06-02T20:03:00Z">
            <w:rPr>
              <w:ins w:id="1727" w:author="Мария Куклева" w:date="2026-06-02T23:02:00Z"/>
              <w:i/>
              <w:iCs/>
              <w:color w:val="595959"/>
            </w:rPr>
          </w:rPrChange>
        </w:rPr>
      </w:pPr>
    </w:p>
    <w:p w14:paraId="54B019BD" w14:textId="77777777" w:rsidR="00F0605F" w:rsidRPr="00F0605F" w:rsidRDefault="00F0605F" w:rsidP="00F0605F">
      <w:pPr>
        <w:rPr>
          <w:ins w:id="1728" w:author="Мария Куклева" w:date="2026-06-02T23:02:00Z"/>
          <w:b/>
          <w:bCs/>
          <w:color w:val="auto"/>
          <w:rPrChange w:id="1729" w:author="Мария Куклева" w:date="2026-06-02T23:03:00Z" w16du:dateUtc="2026-06-02T20:03:00Z">
            <w:rPr>
              <w:ins w:id="1730" w:author="Мария Куклева" w:date="2026-06-02T23:02:00Z"/>
              <w:b/>
              <w:bCs/>
              <w:i/>
              <w:iCs/>
              <w:color w:val="595959"/>
            </w:rPr>
          </w:rPrChange>
        </w:rPr>
      </w:pPr>
      <w:ins w:id="1731" w:author="Мария Куклева" w:date="2026-06-02T23:02:00Z">
        <w:r w:rsidRPr="00F0605F">
          <w:rPr>
            <w:b/>
            <w:bCs/>
            <w:color w:val="auto"/>
            <w:rPrChange w:id="1732" w:author="Мария Куклева" w:date="2026-06-02T23:03:00Z" w16du:dateUtc="2026-06-02T20:03:00Z">
              <w:rPr>
                <w:b/>
                <w:bCs/>
                <w:i/>
                <w:iCs/>
                <w:color w:val="595959"/>
              </w:rPr>
            </w:rPrChange>
          </w:rPr>
          <w:t>4. Оформление заказа и оплата</w:t>
        </w:r>
      </w:ins>
    </w:p>
    <w:p w14:paraId="02D85BBA" w14:textId="49F133F3" w:rsidR="00F0605F" w:rsidRPr="00643145" w:rsidRDefault="00F0605F" w:rsidP="00F0605F">
      <w:pPr>
        <w:rPr>
          <w:ins w:id="1733" w:author="Мария Куклева" w:date="2026-06-02T23:02:00Z"/>
          <w:color w:val="auto"/>
          <w:rPrChange w:id="1734" w:author="Мария Куклева" w:date="2026-06-05T21:52:00Z" w16du:dateUtc="2026-06-05T18:52:00Z">
            <w:rPr>
              <w:ins w:id="1735" w:author="Мария Куклева" w:date="2026-06-02T23:02:00Z"/>
              <w:i/>
              <w:iCs/>
              <w:color w:val="595959"/>
            </w:rPr>
          </w:rPrChange>
        </w:rPr>
      </w:pPr>
      <w:ins w:id="1736" w:author="Мария Куклева" w:date="2026-06-02T23:02:00Z">
        <w:r w:rsidRPr="00643145">
          <w:rPr>
            <w:color w:val="auto"/>
            <w:rPrChange w:id="1737" w:author="Мария Куклева" w:date="2026-06-05T21:52:00Z" w16du:dateUtc="2026-06-05T18:52:00Z">
              <w:rPr>
                <w:b/>
                <w:bCs/>
                <w:i/>
                <w:iCs/>
                <w:color w:val="595959"/>
              </w:rPr>
            </w:rPrChange>
          </w:rPr>
          <w:t>4.1.</w:t>
        </w:r>
        <w:r w:rsidRPr="00643145">
          <w:rPr>
            <w:color w:val="auto"/>
            <w:rPrChange w:id="1738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 </w:t>
        </w:r>
      </w:ins>
      <w:ins w:id="1739" w:author="Мария Куклева" w:date="2026-06-05T21:39:00Z">
        <w:r w:rsidR="00E12FFC" w:rsidRPr="00643145">
          <w:rPr>
            <w:color w:val="auto"/>
            <w:rPrChange w:id="1740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| US-</w:t>
        </w:r>
      </w:ins>
      <w:ins w:id="1741" w:author="Мария Куклева" w:date="2026-06-05T21:44:00Z" w16du:dateUtc="2026-06-05T18:44:00Z">
        <w:r w:rsidR="00E12FFC" w:rsidRPr="00643145">
          <w:rPr>
            <w:color w:val="auto"/>
            <w:rPrChange w:id="1742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16</w:t>
        </w:r>
      </w:ins>
      <w:ins w:id="1743" w:author="Мария Куклева" w:date="2026-06-05T21:39:00Z">
        <w:r w:rsidR="00E12FFC" w:rsidRPr="00643145">
          <w:rPr>
            <w:color w:val="auto"/>
          </w:rPr>
          <w:t> | </w:t>
        </w:r>
      </w:ins>
      <w:ins w:id="1744" w:author="Мария Куклева" w:date="2026-06-02T23:02:00Z">
        <w:r w:rsidRPr="00643145">
          <w:rPr>
            <w:color w:val="auto"/>
            <w:rPrChange w:id="1745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Валидация телефона и email — пользователь вводит неполный номер телефона или email без символа @, поля подсвечиваются ошибкой с сообщением.</w:t>
        </w:r>
      </w:ins>
    </w:p>
    <w:p w14:paraId="4143AFE8" w14:textId="30804BF4" w:rsidR="00F0605F" w:rsidRPr="00643145" w:rsidRDefault="00F0605F" w:rsidP="00F0605F">
      <w:pPr>
        <w:rPr>
          <w:ins w:id="1746" w:author="Мария Куклева" w:date="2026-06-02T23:02:00Z"/>
          <w:color w:val="auto"/>
          <w:rPrChange w:id="1747" w:author="Мария Куклева" w:date="2026-06-05T21:52:00Z" w16du:dateUtc="2026-06-05T18:52:00Z">
            <w:rPr>
              <w:ins w:id="1748" w:author="Мария Куклева" w:date="2026-06-02T23:02:00Z"/>
              <w:i/>
              <w:iCs/>
              <w:color w:val="595959"/>
            </w:rPr>
          </w:rPrChange>
        </w:rPr>
      </w:pPr>
      <w:ins w:id="1749" w:author="Мария Куклева" w:date="2026-06-02T23:02:00Z">
        <w:r w:rsidRPr="00643145">
          <w:rPr>
            <w:color w:val="auto"/>
            <w:rPrChange w:id="1750" w:author="Мария Куклева" w:date="2026-06-05T21:52:00Z" w16du:dateUtc="2026-06-05T18:52:00Z">
              <w:rPr>
                <w:b/>
                <w:bCs/>
                <w:i/>
                <w:iCs/>
                <w:color w:val="595959"/>
              </w:rPr>
            </w:rPrChange>
          </w:rPr>
          <w:t>4.2.</w:t>
        </w:r>
      </w:ins>
      <w:ins w:id="1751" w:author="Мария Куклева" w:date="2026-06-05T21:39:00Z" w16du:dateUtc="2026-06-05T18:39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752" w:author="Мария Куклева" w:date="2026-06-05T21:52:00Z" w16du:dateUtc="2026-06-05T18:52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753" w:author="Мария Куклева" w:date="2026-06-05T21:39:00Z">
        <w:r w:rsidR="00E12FFC" w:rsidRPr="00643145">
          <w:rPr>
            <w:color w:val="auto"/>
            <w:rPrChange w:id="1754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| US-</w:t>
        </w:r>
      </w:ins>
      <w:ins w:id="1755" w:author="Мария Куклева" w:date="2026-06-05T21:44:00Z" w16du:dateUtc="2026-06-05T18:44:00Z">
        <w:r w:rsidR="00E12FFC" w:rsidRPr="00643145">
          <w:rPr>
            <w:color w:val="auto"/>
            <w:rPrChange w:id="1756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17</w:t>
        </w:r>
      </w:ins>
      <w:ins w:id="1757" w:author="Мария Куклева" w:date="2026-06-05T21:39:00Z">
        <w:r w:rsidR="00E12FFC" w:rsidRPr="00643145">
          <w:rPr>
            <w:color w:val="auto"/>
            <w:rPrChange w:id="1758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 | </w:t>
        </w:r>
      </w:ins>
      <w:ins w:id="1759" w:author="Мария Куклева" w:date="2026-06-02T23:02:00Z">
        <w:r w:rsidRPr="00643145">
          <w:rPr>
            <w:color w:val="auto"/>
            <w:rPrChange w:id="1760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Выбор способа доставки — пользователь выбирает самовывоз (0 рублей), доставку по Москве или доставку по Московской области (800 рублей), стоимость обновляется.</w:t>
        </w:r>
      </w:ins>
    </w:p>
    <w:p w14:paraId="5CC0401B" w14:textId="57DF99CF" w:rsidR="00F0605F" w:rsidRPr="00643145" w:rsidRDefault="00F0605F" w:rsidP="00F0605F">
      <w:pPr>
        <w:rPr>
          <w:ins w:id="1761" w:author="Мария Куклева" w:date="2026-06-02T23:02:00Z"/>
          <w:color w:val="auto"/>
          <w:rPrChange w:id="1762" w:author="Мария Куклева" w:date="2026-06-05T21:52:00Z" w16du:dateUtc="2026-06-05T18:52:00Z">
            <w:rPr>
              <w:ins w:id="1763" w:author="Мария Куклева" w:date="2026-06-02T23:02:00Z"/>
              <w:i/>
              <w:iCs/>
              <w:color w:val="595959"/>
            </w:rPr>
          </w:rPrChange>
        </w:rPr>
      </w:pPr>
      <w:ins w:id="1764" w:author="Мария Куклева" w:date="2026-06-02T23:02:00Z">
        <w:r w:rsidRPr="00643145">
          <w:rPr>
            <w:color w:val="auto"/>
            <w:rPrChange w:id="1765" w:author="Мария Куклева" w:date="2026-06-05T21:52:00Z" w16du:dateUtc="2026-06-05T18:52:00Z">
              <w:rPr>
                <w:b/>
                <w:bCs/>
                <w:i/>
                <w:iCs/>
                <w:color w:val="595959"/>
              </w:rPr>
            </w:rPrChange>
          </w:rPr>
          <w:t>4.3.</w:t>
        </w:r>
      </w:ins>
      <w:ins w:id="1766" w:author="Мария Куклева" w:date="2026-06-05T21:39:00Z" w16du:dateUtc="2026-06-05T18:39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767" w:author="Мария Куклева" w:date="2026-06-05T21:52:00Z" w16du:dateUtc="2026-06-05T18:52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768" w:author="Мария Куклева" w:date="2026-06-05T21:39:00Z">
        <w:r w:rsidR="00E12FFC" w:rsidRPr="00643145">
          <w:rPr>
            <w:color w:val="auto"/>
            <w:rPrChange w:id="1769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| US-</w:t>
        </w:r>
      </w:ins>
      <w:ins w:id="1770" w:author="Мария Куклева" w:date="2026-06-05T21:44:00Z" w16du:dateUtc="2026-06-05T18:44:00Z">
        <w:r w:rsidR="00E12FFC" w:rsidRPr="00643145">
          <w:rPr>
            <w:color w:val="auto"/>
            <w:rPrChange w:id="1771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20</w:t>
        </w:r>
      </w:ins>
      <w:ins w:id="1772" w:author="Мария Куклева" w:date="2026-06-05T21:39:00Z">
        <w:r w:rsidR="00E12FFC" w:rsidRPr="00643145">
          <w:rPr>
            <w:color w:val="auto"/>
            <w:rPrChange w:id="1773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 |</w:t>
        </w:r>
      </w:ins>
      <w:ins w:id="1774" w:author="Мария Куклева" w:date="2026-06-05T21:44:00Z" w16du:dateUtc="2026-06-05T18:44:00Z">
        <w:r w:rsidR="00E12FFC" w:rsidRPr="00643145">
          <w:rPr>
            <w:color w:val="auto"/>
            <w:rPrChange w:id="1775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 xml:space="preserve"> </w:t>
        </w:r>
      </w:ins>
      <w:ins w:id="1776" w:author="Мария Куклева" w:date="2026-06-02T23:02:00Z">
        <w:r w:rsidRPr="00643145">
          <w:rPr>
            <w:color w:val="auto"/>
            <w:rPrChange w:id="1777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Выбор услуги сборки мебели — пользователь отмечает услугу, сумма увеличивается на 500 рублей за каждую единицу мебели.</w:t>
        </w:r>
      </w:ins>
    </w:p>
    <w:p w14:paraId="56684112" w14:textId="57E64836" w:rsidR="00F0605F" w:rsidRPr="00643145" w:rsidRDefault="00F0605F" w:rsidP="00F0605F">
      <w:pPr>
        <w:rPr>
          <w:ins w:id="1778" w:author="Мария Куклева" w:date="2026-06-02T23:02:00Z"/>
          <w:color w:val="auto"/>
          <w:rPrChange w:id="1779" w:author="Мария Куклева" w:date="2026-06-05T21:52:00Z" w16du:dateUtc="2026-06-05T18:52:00Z">
            <w:rPr>
              <w:ins w:id="1780" w:author="Мария Куклева" w:date="2026-06-02T23:02:00Z"/>
              <w:i/>
              <w:iCs/>
              <w:color w:val="595959"/>
            </w:rPr>
          </w:rPrChange>
        </w:rPr>
      </w:pPr>
      <w:ins w:id="1781" w:author="Мария Куклева" w:date="2026-06-02T23:02:00Z">
        <w:r w:rsidRPr="00643145">
          <w:rPr>
            <w:color w:val="auto"/>
            <w:rPrChange w:id="1782" w:author="Мария Куклева" w:date="2026-06-05T21:52:00Z" w16du:dateUtc="2026-06-05T18:52:00Z">
              <w:rPr>
                <w:b/>
                <w:bCs/>
                <w:i/>
                <w:iCs/>
                <w:color w:val="595959"/>
              </w:rPr>
            </w:rPrChange>
          </w:rPr>
          <w:t>4.4.</w:t>
        </w:r>
      </w:ins>
      <w:ins w:id="1783" w:author="Мария Куклева" w:date="2026-06-05T21:39:00Z" w16du:dateUtc="2026-06-05T18:39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784" w:author="Мария Куклева" w:date="2026-06-05T21:52:00Z" w16du:dateUtc="2026-06-05T18:52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785" w:author="Мария Куклева" w:date="2026-06-05T21:39:00Z">
        <w:r w:rsidR="00E12FFC" w:rsidRPr="00643145">
          <w:rPr>
            <w:color w:val="auto"/>
            <w:rPrChange w:id="1786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| US-</w:t>
        </w:r>
      </w:ins>
      <w:ins w:id="1787" w:author="Мария Куклева" w:date="2026-06-05T21:44:00Z" w16du:dateUtc="2026-06-05T18:44:00Z">
        <w:r w:rsidR="00E12FFC" w:rsidRPr="00643145">
          <w:rPr>
            <w:color w:val="auto"/>
            <w:rPrChange w:id="1788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21</w:t>
        </w:r>
      </w:ins>
      <w:ins w:id="1789" w:author="Мария Куклева" w:date="2026-06-05T21:39:00Z">
        <w:r w:rsidR="00E12FFC" w:rsidRPr="00643145">
          <w:rPr>
            <w:color w:val="auto"/>
            <w:rPrChange w:id="1790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 |</w:t>
        </w:r>
      </w:ins>
      <w:ins w:id="1791" w:author="Мария Куклева" w:date="2026-06-02T23:02:00Z">
        <w:r w:rsidRPr="00643145">
          <w:rPr>
            <w:color w:val="auto"/>
            <w:rPrChange w:id="1792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 Выбор способа оплаты — пользователь выбирает оплату картой на сайте (скидка 5 процентов) или наличными при получении (скидки нет).</w:t>
        </w:r>
      </w:ins>
    </w:p>
    <w:p w14:paraId="789533A4" w14:textId="3E007F66" w:rsidR="00F0605F" w:rsidRPr="00643145" w:rsidRDefault="00F0605F" w:rsidP="00F0605F">
      <w:pPr>
        <w:rPr>
          <w:ins w:id="1793" w:author="Мария Куклева" w:date="2026-06-02T23:02:00Z"/>
          <w:color w:val="auto"/>
          <w:rPrChange w:id="1794" w:author="Мария Куклева" w:date="2026-06-05T21:52:00Z" w16du:dateUtc="2026-06-05T18:52:00Z">
            <w:rPr>
              <w:ins w:id="1795" w:author="Мария Куклева" w:date="2026-06-02T23:02:00Z"/>
              <w:i/>
              <w:iCs/>
              <w:color w:val="595959"/>
            </w:rPr>
          </w:rPrChange>
        </w:rPr>
      </w:pPr>
      <w:ins w:id="1796" w:author="Мария Куклева" w:date="2026-06-02T23:02:00Z">
        <w:r w:rsidRPr="00643145">
          <w:rPr>
            <w:color w:val="auto"/>
            <w:rPrChange w:id="1797" w:author="Мария Куклева" w:date="2026-06-05T21:52:00Z" w16du:dateUtc="2026-06-05T18:52:00Z">
              <w:rPr>
                <w:b/>
                <w:bCs/>
                <w:i/>
                <w:iCs/>
                <w:color w:val="595959"/>
              </w:rPr>
            </w:rPrChange>
          </w:rPr>
          <w:lastRenderedPageBreak/>
          <w:t>4.5.</w:t>
        </w:r>
        <w:r w:rsidRPr="00643145">
          <w:rPr>
            <w:color w:val="auto"/>
            <w:rPrChange w:id="1798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 </w:t>
        </w:r>
      </w:ins>
      <w:ins w:id="1799" w:author="Мария Куклева" w:date="2026-06-05T21:39:00Z">
        <w:r w:rsidR="00E12FFC" w:rsidRPr="00643145">
          <w:rPr>
            <w:color w:val="auto"/>
            <w:rPrChange w:id="1800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| US-</w:t>
        </w:r>
      </w:ins>
      <w:ins w:id="1801" w:author="Мария Куклева" w:date="2026-06-05T21:45:00Z" w16du:dateUtc="2026-06-05T18:45:00Z">
        <w:r w:rsidR="00E12FFC" w:rsidRPr="00643145">
          <w:rPr>
            <w:color w:val="auto"/>
            <w:rPrChange w:id="1802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16</w:t>
        </w:r>
      </w:ins>
      <w:ins w:id="1803" w:author="Мария Куклева" w:date="2026-06-05T21:39:00Z">
        <w:r w:rsidR="00E12FFC" w:rsidRPr="00643145">
          <w:rPr>
            <w:color w:val="auto"/>
          </w:rPr>
          <w:t> | </w:t>
        </w:r>
      </w:ins>
      <w:proofErr w:type="spellStart"/>
      <w:ins w:id="1804" w:author="Мария Куклева" w:date="2026-06-02T23:02:00Z">
        <w:r w:rsidRPr="00643145">
          <w:rPr>
            <w:color w:val="auto"/>
            <w:rPrChange w:id="1805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Автоподстановка</w:t>
        </w:r>
        <w:proofErr w:type="spellEnd"/>
        <w:r w:rsidRPr="00643145">
          <w:rPr>
            <w:color w:val="auto"/>
            <w:rPrChange w:id="1806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 xml:space="preserve"> адреса — авторизованный пользователь видит свой сохранённый адрес автоматически.</w:t>
        </w:r>
      </w:ins>
    </w:p>
    <w:p w14:paraId="0EEB0E32" w14:textId="61CCEA2F" w:rsidR="00F0605F" w:rsidRPr="00643145" w:rsidRDefault="00F0605F" w:rsidP="00F0605F">
      <w:pPr>
        <w:rPr>
          <w:ins w:id="1807" w:author="Мария Куклева" w:date="2026-06-02T23:02:00Z"/>
          <w:color w:val="auto"/>
          <w:rPrChange w:id="1808" w:author="Мария Куклева" w:date="2026-06-05T21:52:00Z" w16du:dateUtc="2026-06-05T18:52:00Z">
            <w:rPr>
              <w:ins w:id="1809" w:author="Мария Куклева" w:date="2026-06-02T23:02:00Z"/>
              <w:i/>
              <w:iCs/>
              <w:color w:val="595959"/>
            </w:rPr>
          </w:rPrChange>
        </w:rPr>
      </w:pPr>
      <w:ins w:id="1810" w:author="Мария Куклева" w:date="2026-06-02T23:02:00Z">
        <w:r w:rsidRPr="00643145">
          <w:rPr>
            <w:color w:val="auto"/>
            <w:rPrChange w:id="1811" w:author="Мария Куклева" w:date="2026-06-05T21:52:00Z" w16du:dateUtc="2026-06-05T18:52:00Z">
              <w:rPr>
                <w:b/>
                <w:bCs/>
                <w:i/>
                <w:iCs/>
                <w:color w:val="595959"/>
              </w:rPr>
            </w:rPrChange>
          </w:rPr>
          <w:t>4.6.</w:t>
        </w:r>
        <w:r w:rsidRPr="00643145">
          <w:rPr>
            <w:color w:val="auto"/>
            <w:rPrChange w:id="1812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 </w:t>
        </w:r>
      </w:ins>
      <w:ins w:id="1813" w:author="Мария Куклева" w:date="2026-06-05T21:39:00Z">
        <w:r w:rsidR="00E12FFC" w:rsidRPr="00643145">
          <w:rPr>
            <w:color w:val="auto"/>
            <w:rPrChange w:id="1814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| US-</w:t>
        </w:r>
      </w:ins>
      <w:ins w:id="1815" w:author="Мария Куклева" w:date="2026-06-05T21:45:00Z" w16du:dateUtc="2026-06-05T18:45:00Z">
        <w:r w:rsidR="00E12FFC" w:rsidRPr="00643145">
          <w:rPr>
            <w:color w:val="auto"/>
            <w:rPrChange w:id="1816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22</w:t>
        </w:r>
      </w:ins>
      <w:ins w:id="1817" w:author="Мария Куклева" w:date="2026-06-05T21:39:00Z">
        <w:r w:rsidR="00E12FFC" w:rsidRPr="00643145">
          <w:rPr>
            <w:color w:val="auto"/>
          </w:rPr>
          <w:t> | </w:t>
        </w:r>
      </w:ins>
      <w:ins w:id="1818" w:author="Мария Куклева" w:date="2026-06-02T23:02:00Z">
        <w:r w:rsidRPr="00643145">
          <w:rPr>
            <w:color w:val="auto"/>
            <w:rPrChange w:id="1819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Оплата картой на сайте — пользователь вводит валидные данные карты, платёж проходит, отображается экран успеха с номером заказа.</w:t>
        </w:r>
      </w:ins>
    </w:p>
    <w:p w14:paraId="6A8C5221" w14:textId="61B96981" w:rsidR="00F0605F" w:rsidRPr="00643145" w:rsidRDefault="00F0605F" w:rsidP="00F0605F">
      <w:pPr>
        <w:rPr>
          <w:ins w:id="1820" w:author="Мария Куклева" w:date="2026-06-02T23:02:00Z"/>
          <w:color w:val="auto"/>
          <w:rPrChange w:id="1821" w:author="Мария Куклева" w:date="2026-06-05T21:52:00Z" w16du:dateUtc="2026-06-05T18:52:00Z">
            <w:rPr>
              <w:ins w:id="1822" w:author="Мария Куклева" w:date="2026-06-02T23:02:00Z"/>
              <w:i/>
              <w:iCs/>
              <w:color w:val="595959"/>
            </w:rPr>
          </w:rPrChange>
        </w:rPr>
      </w:pPr>
      <w:ins w:id="1823" w:author="Мария Куклева" w:date="2026-06-02T23:02:00Z">
        <w:r w:rsidRPr="00643145">
          <w:rPr>
            <w:color w:val="auto"/>
            <w:rPrChange w:id="1824" w:author="Мария Куклева" w:date="2026-06-05T21:52:00Z" w16du:dateUtc="2026-06-05T18:52:00Z">
              <w:rPr>
                <w:b/>
                <w:bCs/>
                <w:i/>
                <w:iCs/>
                <w:color w:val="595959"/>
              </w:rPr>
            </w:rPrChange>
          </w:rPr>
          <w:t>4.7.</w:t>
        </w:r>
        <w:r w:rsidRPr="00643145">
          <w:rPr>
            <w:color w:val="auto"/>
            <w:rPrChange w:id="1825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 </w:t>
        </w:r>
      </w:ins>
      <w:ins w:id="1826" w:author="Мария Куклева" w:date="2026-06-05T21:40:00Z">
        <w:r w:rsidR="00E12FFC" w:rsidRPr="00643145">
          <w:rPr>
            <w:color w:val="auto"/>
            <w:rPrChange w:id="1827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| US-</w:t>
        </w:r>
      </w:ins>
      <w:ins w:id="1828" w:author="Мария Куклева" w:date="2026-06-05T21:45:00Z" w16du:dateUtc="2026-06-05T18:45:00Z">
        <w:r w:rsidR="00E12FFC" w:rsidRPr="00643145">
          <w:rPr>
            <w:color w:val="auto"/>
            <w:rPrChange w:id="1829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22</w:t>
        </w:r>
      </w:ins>
      <w:ins w:id="1830" w:author="Мария Куклева" w:date="2026-06-05T21:40:00Z">
        <w:r w:rsidR="00E12FFC" w:rsidRPr="00643145">
          <w:rPr>
            <w:color w:val="auto"/>
          </w:rPr>
          <w:t> | </w:t>
        </w:r>
      </w:ins>
      <w:ins w:id="1831" w:author="Мария Куклева" w:date="2026-06-02T23:02:00Z">
        <w:r w:rsidRPr="00643145">
          <w:rPr>
            <w:color w:val="auto"/>
            <w:rPrChange w:id="1832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Ошибки при оплате — при неверном номере карты, недостатке средств или неверном CVV отображается соответствующее сообщение об ошибке.</w:t>
        </w:r>
      </w:ins>
    </w:p>
    <w:p w14:paraId="24379E25" w14:textId="49A4F714" w:rsidR="00F0605F" w:rsidRPr="00643145" w:rsidRDefault="00F0605F" w:rsidP="00F0605F">
      <w:pPr>
        <w:rPr>
          <w:ins w:id="1833" w:author="Мария Куклева" w:date="2026-06-02T23:02:00Z"/>
          <w:color w:val="auto"/>
          <w:rPrChange w:id="1834" w:author="Мария Куклева" w:date="2026-06-05T21:52:00Z" w16du:dateUtc="2026-06-05T18:52:00Z">
            <w:rPr>
              <w:ins w:id="1835" w:author="Мария Куклева" w:date="2026-06-02T23:02:00Z"/>
              <w:i/>
              <w:iCs/>
              <w:color w:val="595959"/>
            </w:rPr>
          </w:rPrChange>
        </w:rPr>
      </w:pPr>
      <w:ins w:id="1836" w:author="Мария Куклева" w:date="2026-06-02T23:02:00Z">
        <w:r w:rsidRPr="00643145">
          <w:rPr>
            <w:color w:val="auto"/>
            <w:rPrChange w:id="1837" w:author="Мария Куклева" w:date="2026-06-05T21:52:00Z" w16du:dateUtc="2026-06-05T18:52:00Z">
              <w:rPr>
                <w:b/>
                <w:bCs/>
                <w:i/>
                <w:iCs/>
                <w:color w:val="595959"/>
              </w:rPr>
            </w:rPrChange>
          </w:rPr>
          <w:t>4.8.</w:t>
        </w:r>
        <w:r w:rsidRPr="00643145">
          <w:rPr>
            <w:color w:val="auto"/>
            <w:rPrChange w:id="1838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 </w:t>
        </w:r>
      </w:ins>
      <w:ins w:id="1839" w:author="Мария Куклева" w:date="2026-06-05T21:40:00Z">
        <w:r w:rsidR="00E12FFC" w:rsidRPr="00643145">
          <w:rPr>
            <w:color w:val="auto"/>
            <w:rPrChange w:id="1840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| US-</w:t>
        </w:r>
      </w:ins>
      <w:ins w:id="1841" w:author="Мария Куклева" w:date="2026-06-05T21:45:00Z" w16du:dateUtc="2026-06-05T18:45:00Z">
        <w:r w:rsidR="00E12FFC" w:rsidRPr="00643145">
          <w:rPr>
            <w:color w:val="auto"/>
            <w:rPrChange w:id="1842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22</w:t>
        </w:r>
      </w:ins>
      <w:ins w:id="1843" w:author="Мария Куклева" w:date="2026-06-05T21:40:00Z">
        <w:r w:rsidR="00E12FFC" w:rsidRPr="00643145">
          <w:rPr>
            <w:color w:val="auto"/>
          </w:rPr>
          <w:t> | </w:t>
        </w:r>
      </w:ins>
      <w:ins w:id="1844" w:author="Мария Куклева" w:date="2026-06-02T23:02:00Z">
        <w:r w:rsidRPr="00643145">
          <w:rPr>
            <w:color w:val="auto"/>
            <w:rPrChange w:id="1845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Повторная попытка при сбое — при сбое платёжного шлюза система автоматически повторяет запрос 3 раза.</w:t>
        </w:r>
      </w:ins>
    </w:p>
    <w:p w14:paraId="04BAC956" w14:textId="2FFA35FB" w:rsidR="00F0605F" w:rsidRPr="00643145" w:rsidRDefault="00F0605F" w:rsidP="00F0605F">
      <w:pPr>
        <w:rPr>
          <w:ins w:id="1846" w:author="Мария Куклева" w:date="2026-06-02T23:02:00Z"/>
          <w:color w:val="auto"/>
          <w:rPrChange w:id="1847" w:author="Мария Куклева" w:date="2026-06-05T21:52:00Z" w16du:dateUtc="2026-06-05T18:52:00Z">
            <w:rPr>
              <w:ins w:id="1848" w:author="Мария Куклева" w:date="2026-06-02T23:02:00Z"/>
              <w:i/>
              <w:iCs/>
              <w:color w:val="595959"/>
            </w:rPr>
          </w:rPrChange>
        </w:rPr>
      </w:pPr>
      <w:ins w:id="1849" w:author="Мария Куклева" w:date="2026-06-02T23:02:00Z">
        <w:r w:rsidRPr="00643145">
          <w:rPr>
            <w:color w:val="auto"/>
            <w:rPrChange w:id="1850" w:author="Мария Куклева" w:date="2026-06-05T21:52:00Z" w16du:dateUtc="2026-06-05T18:52:00Z">
              <w:rPr>
                <w:b/>
                <w:bCs/>
                <w:i/>
                <w:iCs/>
                <w:color w:val="595959"/>
              </w:rPr>
            </w:rPrChange>
          </w:rPr>
          <w:t>4.9.</w:t>
        </w:r>
        <w:r w:rsidRPr="00643145">
          <w:rPr>
            <w:color w:val="auto"/>
            <w:rPrChange w:id="1851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 </w:t>
        </w:r>
      </w:ins>
      <w:ins w:id="1852" w:author="Мария Куклева" w:date="2026-06-05T21:40:00Z">
        <w:r w:rsidR="00E12FFC" w:rsidRPr="00643145">
          <w:rPr>
            <w:color w:val="auto"/>
            <w:rPrChange w:id="1853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| US-</w:t>
        </w:r>
      </w:ins>
      <w:ins w:id="1854" w:author="Мария Куклева" w:date="2026-06-05T21:45:00Z" w16du:dateUtc="2026-06-05T18:45:00Z">
        <w:r w:rsidR="00E12FFC" w:rsidRPr="00643145">
          <w:rPr>
            <w:color w:val="auto"/>
            <w:rPrChange w:id="1855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2</w:t>
        </w:r>
      </w:ins>
      <w:ins w:id="1856" w:author="Мария Куклева" w:date="2026-06-05T21:40:00Z">
        <w:r w:rsidR="00E12FFC" w:rsidRPr="00643145">
          <w:rPr>
            <w:color w:val="auto"/>
            <w:rPrChange w:id="1857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3</w:t>
        </w:r>
        <w:r w:rsidR="00E12FFC" w:rsidRPr="00643145">
          <w:rPr>
            <w:color w:val="auto"/>
          </w:rPr>
          <w:t> | </w:t>
        </w:r>
      </w:ins>
      <w:ins w:id="1858" w:author="Мария Куклева" w:date="2026-06-02T23:02:00Z">
        <w:r w:rsidRPr="00643145">
          <w:rPr>
            <w:color w:val="auto"/>
            <w:rPrChange w:id="1859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Отправка чека — после успешной оплаты чек приходит на email и в SMS.</w:t>
        </w:r>
      </w:ins>
    </w:p>
    <w:p w14:paraId="2CC21F85" w14:textId="77777777" w:rsidR="00643145" w:rsidRPr="00643145" w:rsidRDefault="00F0605F" w:rsidP="00643145">
      <w:pPr>
        <w:rPr>
          <w:ins w:id="1860" w:author="Мария Куклева" w:date="2026-06-05T21:52:00Z" w16du:dateUtc="2026-06-05T18:52:00Z"/>
          <w:rFonts w:ascii="Segoe UI" w:eastAsia="Times New Roman" w:hAnsi="Segoe UI" w:cs="Segoe UI"/>
          <w:color w:val="0F1115"/>
          <w:rPrChange w:id="1861" w:author="Мария Куклева" w:date="2026-06-05T21:52:00Z" w16du:dateUtc="2026-06-05T18:52:00Z">
            <w:rPr>
              <w:ins w:id="1862" w:author="Мария Куклева" w:date="2026-06-05T21:52:00Z" w16du:dateUtc="2026-06-05T18:52:00Z"/>
              <w:rFonts w:ascii="Segoe UI" w:eastAsia="Times New Roman" w:hAnsi="Segoe UI" w:cs="Segoe UI"/>
              <w:b/>
              <w:bCs/>
              <w:color w:val="0F1115"/>
            </w:rPr>
          </w:rPrChange>
        </w:rPr>
      </w:pPr>
      <w:ins w:id="1863" w:author="Мария Куклева" w:date="2026-06-02T23:02:00Z">
        <w:r w:rsidRPr="00643145">
          <w:rPr>
            <w:color w:val="auto"/>
            <w:rPrChange w:id="1864" w:author="Мария Куклева" w:date="2026-06-05T21:52:00Z" w16du:dateUtc="2026-06-05T18:52:00Z">
              <w:rPr>
                <w:b/>
                <w:bCs/>
                <w:i/>
                <w:iCs/>
                <w:color w:val="595959"/>
              </w:rPr>
            </w:rPrChange>
          </w:rPr>
          <w:t>4.10.</w:t>
        </w:r>
      </w:ins>
      <w:ins w:id="1865" w:author="Мария Куклева" w:date="2026-06-05T21:40:00Z" w16du:dateUtc="2026-06-05T18:40:00Z">
        <w:r w:rsidR="00E12FFC" w:rsidRPr="00643145">
          <w:rPr>
            <w:rFonts w:ascii="Segoe UI" w:hAnsi="Segoe UI" w:cs="Segoe UI"/>
            <w:color w:val="0F1115"/>
            <w:shd w:val="clear" w:color="auto" w:fill="FFFFFF"/>
            <w:rPrChange w:id="1866" w:author="Мария Куклева" w:date="2026-06-05T21:52:00Z" w16du:dateUtc="2026-06-05T18:52:00Z">
              <w:rPr>
                <w:rFonts w:ascii="Segoe UI" w:hAnsi="Segoe UI" w:cs="Segoe UI"/>
                <w:b/>
                <w:bCs/>
                <w:color w:val="0F1115"/>
                <w:shd w:val="clear" w:color="auto" w:fill="FFFFFF"/>
              </w:rPr>
            </w:rPrChange>
          </w:rPr>
          <w:t xml:space="preserve"> </w:t>
        </w:r>
      </w:ins>
      <w:ins w:id="1867" w:author="Мария Куклева" w:date="2026-06-05T21:40:00Z">
        <w:r w:rsidR="00E12FFC" w:rsidRPr="00643145">
          <w:rPr>
            <w:color w:val="auto"/>
            <w:rPrChange w:id="1868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| US-</w:t>
        </w:r>
      </w:ins>
      <w:ins w:id="1869" w:author="Мария Куклева" w:date="2026-06-05T21:45:00Z" w16du:dateUtc="2026-06-05T18:45:00Z">
        <w:r w:rsidR="00E12FFC" w:rsidRPr="00643145">
          <w:rPr>
            <w:color w:val="auto"/>
            <w:rPrChange w:id="1870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22</w:t>
        </w:r>
      </w:ins>
      <w:ins w:id="1871" w:author="Мария Куклева" w:date="2026-06-05T21:40:00Z">
        <w:r w:rsidR="00E12FFC" w:rsidRPr="00643145">
          <w:rPr>
            <w:color w:val="auto"/>
            <w:rPrChange w:id="1872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 </w:t>
        </w:r>
        <w:proofErr w:type="gramStart"/>
        <w:r w:rsidR="00E12FFC" w:rsidRPr="00643145">
          <w:rPr>
            <w:color w:val="auto"/>
            <w:rPrChange w:id="1873" w:author="Мария Куклева" w:date="2026-06-05T21:52:00Z" w16du:dateUtc="2026-06-05T18:52:00Z">
              <w:rPr>
                <w:b/>
                <w:bCs/>
                <w:color w:val="auto"/>
              </w:rPr>
            </w:rPrChange>
          </w:rPr>
          <w:t>| </w:t>
        </w:r>
      </w:ins>
      <w:ins w:id="1874" w:author="Мария Куклева" w:date="2026-06-02T23:02:00Z">
        <w:r w:rsidRPr="00643145">
          <w:rPr>
            <w:color w:val="auto"/>
            <w:rPrChange w:id="1875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> Скидка</w:t>
        </w:r>
        <w:proofErr w:type="gramEnd"/>
        <w:r w:rsidRPr="00643145">
          <w:rPr>
            <w:color w:val="auto"/>
            <w:rPrChange w:id="1876" w:author="Мария Куклева" w:date="2026-06-05T21:52:00Z" w16du:dateUtc="2026-06-05T18:52:00Z">
              <w:rPr>
                <w:i/>
                <w:iCs/>
                <w:color w:val="595959"/>
              </w:rPr>
            </w:rPrChange>
          </w:rPr>
          <w:t xml:space="preserve"> 5 процентов — при оплате картой на сайте итоговая сумма уменьшается на 5 процентов.</w:t>
        </w:r>
      </w:ins>
      <w:ins w:id="1877" w:author="Мария Куклева" w:date="2026-06-05T21:52:00Z" w16du:dateUtc="2026-06-05T18:52:00Z">
        <w:r w:rsidR="00643145" w:rsidRPr="00643145">
          <w:rPr>
            <w:rFonts w:ascii="Segoe UI" w:eastAsia="Times New Roman" w:hAnsi="Segoe UI" w:cs="Segoe UI"/>
            <w:color w:val="0F1115"/>
            <w:rPrChange w:id="1878" w:author="Мария Куклева" w:date="2026-06-05T21:52:00Z" w16du:dateUtc="2026-06-05T18:52:00Z">
              <w:rPr>
                <w:rFonts w:ascii="Segoe UI" w:eastAsia="Times New Roman" w:hAnsi="Segoe UI" w:cs="Segoe UI"/>
                <w:b/>
                <w:bCs/>
                <w:color w:val="0F1115"/>
              </w:rPr>
            </w:rPrChange>
          </w:rPr>
          <w:t xml:space="preserve"> </w:t>
        </w:r>
      </w:ins>
    </w:p>
    <w:p w14:paraId="330668E0" w14:textId="77777777" w:rsidR="00643145" w:rsidRDefault="00643145" w:rsidP="00643145">
      <w:pPr>
        <w:rPr>
          <w:ins w:id="1879" w:author="Мария Куклева" w:date="2026-06-05T21:52:00Z" w16du:dateUtc="2026-06-05T18:52:00Z"/>
          <w:rFonts w:ascii="Segoe UI" w:eastAsia="Times New Roman" w:hAnsi="Segoe UI" w:cs="Segoe UI"/>
          <w:b/>
          <w:bCs/>
          <w:color w:val="0F1115"/>
        </w:rPr>
      </w:pPr>
    </w:p>
    <w:p w14:paraId="47EE29F5" w14:textId="33C52250" w:rsidR="00643145" w:rsidRPr="00643145" w:rsidRDefault="00643145" w:rsidP="00643145">
      <w:pPr>
        <w:rPr>
          <w:ins w:id="1880" w:author="Мария Куклева" w:date="2026-06-05T21:52:00Z"/>
          <w:color w:val="auto"/>
        </w:rPr>
      </w:pPr>
      <w:ins w:id="1881" w:author="Мария Куклева" w:date="2026-06-05T21:52:00Z">
        <w:r w:rsidRPr="00643145">
          <w:rPr>
            <w:b/>
            <w:bCs/>
            <w:color w:val="auto"/>
          </w:rPr>
          <w:t>5. Дополнительные услуги и сборка мебели</w:t>
        </w:r>
      </w:ins>
    </w:p>
    <w:p w14:paraId="16CC837C" w14:textId="0BF21158" w:rsidR="00643145" w:rsidRPr="00643145" w:rsidRDefault="00643145" w:rsidP="00643145">
      <w:pPr>
        <w:rPr>
          <w:ins w:id="1882" w:author="Мария Куклева" w:date="2026-06-05T21:52:00Z"/>
          <w:color w:val="auto"/>
        </w:rPr>
      </w:pPr>
      <w:ins w:id="1883" w:author="Мария Куклева" w:date="2026-06-05T21:52:00Z">
        <w:r w:rsidRPr="00643145">
          <w:rPr>
            <w:color w:val="auto"/>
          </w:rPr>
          <w:t xml:space="preserve">5.1 </w:t>
        </w:r>
      </w:ins>
      <w:ins w:id="1884" w:author="Мария Куклева" w:date="2026-06-05T21:53:00Z" w16du:dateUtc="2026-06-05T18:53:00Z">
        <w:r w:rsidRPr="00711E85">
          <w:rPr>
            <w:color w:val="auto"/>
          </w:rPr>
          <w:t xml:space="preserve">| </w:t>
        </w:r>
      </w:ins>
      <w:ins w:id="1885" w:author="Мария Куклева" w:date="2026-06-05T21:52:00Z">
        <w:r w:rsidRPr="00643145">
          <w:rPr>
            <w:color w:val="auto"/>
          </w:rPr>
          <w:t>US-20</w:t>
        </w:r>
      </w:ins>
      <w:ins w:id="1886" w:author="Мария Куклева" w:date="2026-06-05T21:53:00Z" w16du:dateUtc="2026-06-05T18:53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887" w:author="Мария Куклева" w:date="2026-06-05T21:52:00Z">
        <w:r w:rsidRPr="00643145">
          <w:rPr>
            <w:color w:val="auto"/>
          </w:rPr>
          <w:t>. Отображение услуги сборки — при оформлении заказа с мебелью появляется чекбокс «Заказать профессиональную сборку».</w:t>
        </w:r>
      </w:ins>
    </w:p>
    <w:p w14:paraId="3EDCD99B" w14:textId="7182C150" w:rsidR="00643145" w:rsidRPr="00643145" w:rsidRDefault="00643145" w:rsidP="00643145">
      <w:pPr>
        <w:rPr>
          <w:ins w:id="1888" w:author="Мария Куклева" w:date="2026-06-05T21:52:00Z"/>
          <w:color w:val="auto"/>
        </w:rPr>
      </w:pPr>
      <w:ins w:id="1889" w:author="Мария Куклева" w:date="2026-06-05T21:52:00Z">
        <w:r w:rsidRPr="00643145">
          <w:rPr>
            <w:color w:val="auto"/>
          </w:rPr>
          <w:t xml:space="preserve">5.2 </w:t>
        </w:r>
      </w:ins>
      <w:ins w:id="1890" w:author="Мария Куклева" w:date="2026-06-05T21:53:00Z" w16du:dateUtc="2026-06-05T18:53:00Z">
        <w:r w:rsidRPr="00711E85">
          <w:rPr>
            <w:color w:val="auto"/>
          </w:rPr>
          <w:t xml:space="preserve">| </w:t>
        </w:r>
      </w:ins>
      <w:ins w:id="1891" w:author="Мария Куклева" w:date="2026-06-05T21:52:00Z">
        <w:r w:rsidRPr="00643145">
          <w:rPr>
            <w:color w:val="auto"/>
          </w:rPr>
          <w:t>US-20</w:t>
        </w:r>
      </w:ins>
      <w:ins w:id="1892" w:author="Мария Куклева" w:date="2026-06-05T21:54:00Z" w16du:dateUtc="2026-06-05T18:54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893" w:author="Мария Куклева" w:date="2026-06-05T21:52:00Z">
        <w:r w:rsidRPr="00643145">
          <w:rPr>
            <w:color w:val="auto"/>
          </w:rPr>
          <w:t>. Расчёт стоимости сборки — при выборе услуги сумма увеличивается на 500 рублей за каждую единицу мебели в корзине.</w:t>
        </w:r>
      </w:ins>
    </w:p>
    <w:p w14:paraId="3994D392" w14:textId="074A61A7" w:rsidR="00643145" w:rsidRPr="00643145" w:rsidRDefault="00643145" w:rsidP="00643145">
      <w:pPr>
        <w:rPr>
          <w:ins w:id="1894" w:author="Мария Куклева" w:date="2026-06-05T21:52:00Z"/>
          <w:color w:val="auto"/>
        </w:rPr>
      </w:pPr>
      <w:ins w:id="1895" w:author="Мария Куклева" w:date="2026-06-05T21:52:00Z">
        <w:r w:rsidRPr="00643145">
          <w:rPr>
            <w:color w:val="auto"/>
          </w:rPr>
          <w:t xml:space="preserve">5.3 </w:t>
        </w:r>
      </w:ins>
      <w:ins w:id="1896" w:author="Мария Куклева" w:date="2026-06-05T21:53:00Z" w16du:dateUtc="2026-06-05T18:53:00Z">
        <w:r w:rsidRPr="00711E85">
          <w:rPr>
            <w:color w:val="auto"/>
          </w:rPr>
          <w:t xml:space="preserve">| </w:t>
        </w:r>
      </w:ins>
      <w:ins w:id="1897" w:author="Мария Куклева" w:date="2026-06-05T21:52:00Z">
        <w:r w:rsidRPr="00643145">
          <w:rPr>
            <w:color w:val="auto"/>
          </w:rPr>
          <w:t>US-20</w:t>
        </w:r>
      </w:ins>
      <w:ins w:id="1898" w:author="Мария Куклева" w:date="2026-06-05T21:54:00Z" w16du:dateUtc="2026-06-05T18:54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899" w:author="Мария Куклева" w:date="2026-06-05T21:52:00Z">
        <w:r w:rsidRPr="00643145">
          <w:rPr>
            <w:color w:val="auto"/>
          </w:rPr>
          <w:t>. Услуга подъёма на этаж — пользователь может дополнительно выбрать подъём мебели на этаж (цена согласно прайс-листу).</w:t>
        </w:r>
      </w:ins>
    </w:p>
    <w:p w14:paraId="1D854DBA" w14:textId="1617E616" w:rsidR="00643145" w:rsidRDefault="00643145" w:rsidP="00643145">
      <w:pPr>
        <w:rPr>
          <w:ins w:id="1900" w:author="Мария Куклева" w:date="2026-06-05T21:52:00Z" w16du:dateUtc="2026-06-05T18:52:00Z"/>
          <w:color w:val="auto"/>
        </w:rPr>
      </w:pPr>
      <w:ins w:id="1901" w:author="Мария Куклева" w:date="2026-06-05T21:52:00Z">
        <w:r w:rsidRPr="00643145">
          <w:rPr>
            <w:color w:val="auto"/>
          </w:rPr>
          <w:t xml:space="preserve">5.4 </w:t>
        </w:r>
      </w:ins>
      <w:ins w:id="1902" w:author="Мария Куклева" w:date="2026-06-05T21:53:00Z" w16du:dateUtc="2026-06-05T18:53:00Z">
        <w:r w:rsidRPr="00711E85">
          <w:rPr>
            <w:color w:val="auto"/>
          </w:rPr>
          <w:t xml:space="preserve">| </w:t>
        </w:r>
      </w:ins>
      <w:ins w:id="1903" w:author="Мария Куклева" w:date="2026-06-05T21:52:00Z">
        <w:r w:rsidRPr="00643145">
          <w:rPr>
            <w:color w:val="auto"/>
          </w:rPr>
          <w:t>US-20</w:t>
        </w:r>
      </w:ins>
      <w:ins w:id="1904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05" w:author="Мария Куклева" w:date="2026-06-05T21:52:00Z">
        <w:r w:rsidRPr="00643145">
          <w:rPr>
            <w:color w:val="auto"/>
          </w:rPr>
          <w:t>. Подтверждение услуги — в итоговом заказе и чеке перечислены выбранные услуги с их стоимостью.</w:t>
        </w:r>
      </w:ins>
    </w:p>
    <w:p w14:paraId="7C3B99E2" w14:textId="77777777" w:rsidR="00643145" w:rsidRPr="00643145" w:rsidRDefault="00643145" w:rsidP="00643145">
      <w:pPr>
        <w:rPr>
          <w:ins w:id="1906" w:author="Мария Куклева" w:date="2026-06-05T21:52:00Z"/>
          <w:color w:val="auto"/>
        </w:rPr>
      </w:pPr>
    </w:p>
    <w:p w14:paraId="1E038934" w14:textId="77777777" w:rsidR="00643145" w:rsidRPr="00643145" w:rsidRDefault="00643145" w:rsidP="00643145">
      <w:pPr>
        <w:rPr>
          <w:ins w:id="1907" w:author="Мария Куклева" w:date="2026-06-05T21:52:00Z"/>
          <w:color w:val="auto"/>
        </w:rPr>
      </w:pPr>
      <w:ins w:id="1908" w:author="Мария Куклева" w:date="2026-06-05T21:52:00Z">
        <w:r w:rsidRPr="00643145">
          <w:rPr>
            <w:b/>
            <w:bCs/>
            <w:color w:val="auto"/>
          </w:rPr>
          <w:t>6. Уведомления и чат-бот</w:t>
        </w:r>
      </w:ins>
    </w:p>
    <w:p w14:paraId="08B33EF3" w14:textId="1CE6071A" w:rsidR="00643145" w:rsidRPr="00643145" w:rsidRDefault="00643145" w:rsidP="00643145">
      <w:pPr>
        <w:rPr>
          <w:ins w:id="1909" w:author="Мария Куклева" w:date="2026-06-05T21:52:00Z"/>
          <w:color w:val="auto"/>
        </w:rPr>
      </w:pPr>
      <w:ins w:id="1910" w:author="Мария Куклева" w:date="2026-06-05T21:52:00Z">
        <w:r w:rsidRPr="00643145">
          <w:rPr>
            <w:color w:val="auto"/>
          </w:rPr>
          <w:t xml:space="preserve">6.1 </w:t>
        </w:r>
      </w:ins>
      <w:ins w:id="1911" w:author="Мария Куклева" w:date="2026-06-05T21:53:00Z" w16du:dateUtc="2026-06-05T18:53:00Z">
        <w:r w:rsidRPr="00711E85">
          <w:rPr>
            <w:color w:val="auto"/>
          </w:rPr>
          <w:t xml:space="preserve">| </w:t>
        </w:r>
      </w:ins>
      <w:ins w:id="1912" w:author="Мария Куклева" w:date="2026-06-05T21:52:00Z">
        <w:r w:rsidRPr="00643145">
          <w:rPr>
            <w:color w:val="auto"/>
          </w:rPr>
          <w:t>US-25</w:t>
        </w:r>
      </w:ins>
      <w:ins w:id="1913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14" w:author="Мария Куклева" w:date="2026-06-05T21:52:00Z">
        <w:r w:rsidRPr="00643145">
          <w:rPr>
            <w:color w:val="auto"/>
          </w:rPr>
          <w:t>. SMS и email при подтверждении заказа — после оформления заказа клиент получает SMS и email с номером заказа.</w:t>
        </w:r>
      </w:ins>
    </w:p>
    <w:p w14:paraId="5F82A673" w14:textId="39AAF171" w:rsidR="00643145" w:rsidRPr="00643145" w:rsidRDefault="00643145" w:rsidP="00643145">
      <w:pPr>
        <w:rPr>
          <w:ins w:id="1915" w:author="Мария Куклева" w:date="2026-06-05T21:52:00Z"/>
          <w:color w:val="auto"/>
        </w:rPr>
      </w:pPr>
      <w:ins w:id="1916" w:author="Мария Куклева" w:date="2026-06-05T21:52:00Z">
        <w:r w:rsidRPr="00643145">
          <w:rPr>
            <w:color w:val="auto"/>
          </w:rPr>
          <w:t xml:space="preserve">6.2 </w:t>
        </w:r>
      </w:ins>
      <w:ins w:id="1917" w:author="Мария Куклева" w:date="2026-06-05T21:53:00Z" w16du:dateUtc="2026-06-05T18:53:00Z">
        <w:r w:rsidRPr="00711E85">
          <w:rPr>
            <w:color w:val="auto"/>
          </w:rPr>
          <w:t xml:space="preserve">| </w:t>
        </w:r>
      </w:ins>
      <w:ins w:id="1918" w:author="Мария Куклева" w:date="2026-06-05T21:52:00Z">
        <w:r w:rsidRPr="00643145">
          <w:rPr>
            <w:color w:val="auto"/>
          </w:rPr>
          <w:t>US-23</w:t>
        </w:r>
      </w:ins>
      <w:ins w:id="1919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20" w:author="Мария Куклева" w:date="2026-06-05T21:52:00Z">
        <w:r w:rsidRPr="00643145">
          <w:rPr>
            <w:color w:val="auto"/>
          </w:rPr>
          <w:t>. SMS и email при оплате — после оплаты клиент получает подтверждение.</w:t>
        </w:r>
      </w:ins>
    </w:p>
    <w:p w14:paraId="32387021" w14:textId="2AC748F1" w:rsidR="00643145" w:rsidRPr="00643145" w:rsidRDefault="00643145" w:rsidP="00643145">
      <w:pPr>
        <w:rPr>
          <w:ins w:id="1921" w:author="Мария Куклева" w:date="2026-06-05T21:52:00Z"/>
          <w:color w:val="auto"/>
        </w:rPr>
      </w:pPr>
      <w:ins w:id="1922" w:author="Мария Куклева" w:date="2026-06-05T21:52:00Z">
        <w:r w:rsidRPr="00643145">
          <w:rPr>
            <w:color w:val="auto"/>
          </w:rPr>
          <w:t xml:space="preserve">6.3 </w:t>
        </w:r>
      </w:ins>
      <w:ins w:id="1923" w:author="Мария Куклева" w:date="2026-06-05T21:53:00Z" w16du:dateUtc="2026-06-05T18:53:00Z">
        <w:r w:rsidRPr="00711E85">
          <w:rPr>
            <w:color w:val="auto"/>
          </w:rPr>
          <w:t xml:space="preserve">| </w:t>
        </w:r>
      </w:ins>
      <w:ins w:id="1924" w:author="Мария Куклева" w:date="2026-06-05T21:52:00Z">
        <w:r w:rsidRPr="00643145">
          <w:rPr>
            <w:color w:val="auto"/>
          </w:rPr>
          <w:t>US-25</w:t>
        </w:r>
      </w:ins>
      <w:ins w:id="1925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26" w:author="Мария Куклева" w:date="2026-06-05T21:52:00Z">
        <w:r w:rsidRPr="00643145">
          <w:rPr>
            <w:color w:val="auto"/>
          </w:rPr>
          <w:t>. Напоминание о доставке и сборке — за 1 день до доставки и сборки приходят SMS и email.</w:t>
        </w:r>
      </w:ins>
    </w:p>
    <w:p w14:paraId="3A328079" w14:textId="724AB644" w:rsidR="00643145" w:rsidRPr="00643145" w:rsidRDefault="00643145" w:rsidP="00643145">
      <w:pPr>
        <w:rPr>
          <w:ins w:id="1927" w:author="Мария Куклева" w:date="2026-06-05T21:52:00Z"/>
          <w:color w:val="auto"/>
        </w:rPr>
      </w:pPr>
      <w:ins w:id="1928" w:author="Мария Куклева" w:date="2026-06-05T21:52:00Z">
        <w:r w:rsidRPr="00643145">
          <w:rPr>
            <w:color w:val="auto"/>
          </w:rPr>
          <w:t xml:space="preserve">6.4 </w:t>
        </w:r>
      </w:ins>
      <w:ins w:id="1929" w:author="Мария Куклева" w:date="2026-06-05T21:53:00Z" w16du:dateUtc="2026-06-05T18:53:00Z">
        <w:r w:rsidRPr="00711E85">
          <w:rPr>
            <w:color w:val="auto"/>
          </w:rPr>
          <w:t xml:space="preserve">| </w:t>
        </w:r>
      </w:ins>
      <w:ins w:id="1930" w:author="Мария Куклева" w:date="2026-06-05T21:52:00Z">
        <w:r w:rsidRPr="00643145">
          <w:rPr>
            <w:color w:val="auto"/>
          </w:rPr>
          <w:t>US-33</w:t>
        </w:r>
      </w:ins>
      <w:ins w:id="1931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32" w:author="Мария Куклева" w:date="2026-06-05T21:52:00Z">
        <w:r w:rsidRPr="00643145">
          <w:rPr>
            <w:color w:val="auto"/>
          </w:rPr>
          <w:t>. Чат-бот открывается и закрывается — пользователь нажимает на иконку</w:t>
        </w:r>
      </w:ins>
      <w:ins w:id="1933" w:author="Мария Куклева" w:date="2026-06-05T21:57:00Z" w16du:dateUtc="2026-06-05T18:57:00Z">
        <w:r w:rsidR="00442862">
          <w:rPr>
            <w:color w:val="auto"/>
          </w:rPr>
          <w:t xml:space="preserve"> облако</w:t>
        </w:r>
      </w:ins>
      <w:ins w:id="1934" w:author="Мария Куклева" w:date="2026-06-05T21:52:00Z">
        <w:r w:rsidRPr="00643145">
          <w:rPr>
            <w:color w:val="auto"/>
          </w:rPr>
          <w:t xml:space="preserve">, окно открывается; нажимает на </w:t>
        </w:r>
        <w:proofErr w:type="gramStart"/>
        <w:r w:rsidRPr="00643145">
          <w:rPr>
            <w:color w:val="auto"/>
          </w:rPr>
          <w:t>крестик ,</w:t>
        </w:r>
        <w:proofErr w:type="gramEnd"/>
        <w:r w:rsidRPr="00643145">
          <w:rPr>
            <w:color w:val="auto"/>
          </w:rPr>
          <w:t xml:space="preserve"> </w:t>
        </w:r>
        <w:r w:rsidRPr="00643145">
          <w:rPr>
            <w:rFonts w:cs="Times New Roman"/>
            <w:color w:val="auto"/>
          </w:rPr>
          <w:t>окно</w:t>
        </w:r>
        <w:r w:rsidRPr="00643145">
          <w:rPr>
            <w:color w:val="auto"/>
          </w:rPr>
          <w:t xml:space="preserve"> </w:t>
        </w:r>
        <w:r w:rsidRPr="00643145">
          <w:rPr>
            <w:rFonts w:cs="Times New Roman"/>
            <w:color w:val="auto"/>
          </w:rPr>
          <w:t>закрывается</w:t>
        </w:r>
        <w:r w:rsidRPr="00643145">
          <w:rPr>
            <w:color w:val="auto"/>
          </w:rPr>
          <w:t xml:space="preserve">; </w:t>
        </w:r>
        <w:r w:rsidRPr="00643145">
          <w:rPr>
            <w:rFonts w:cs="Times New Roman"/>
            <w:color w:val="auto"/>
          </w:rPr>
          <w:t>нажимает</w:t>
        </w:r>
        <w:r w:rsidRPr="00643145">
          <w:rPr>
            <w:color w:val="auto"/>
          </w:rPr>
          <w:t xml:space="preserve"> </w:t>
        </w:r>
        <w:r w:rsidRPr="00643145">
          <w:rPr>
            <w:rFonts w:cs="Times New Roman"/>
            <w:color w:val="auto"/>
          </w:rPr>
          <w:t>«Свернуть»</w:t>
        </w:r>
        <w:r w:rsidRPr="00643145">
          <w:rPr>
            <w:color w:val="auto"/>
          </w:rPr>
          <w:t xml:space="preserve">, </w:t>
        </w:r>
        <w:r w:rsidRPr="00643145">
          <w:rPr>
            <w:rFonts w:cs="Times New Roman"/>
            <w:color w:val="auto"/>
          </w:rPr>
          <w:t>окно</w:t>
        </w:r>
        <w:r w:rsidRPr="00643145">
          <w:rPr>
            <w:color w:val="auto"/>
          </w:rPr>
          <w:t xml:space="preserve"> </w:t>
        </w:r>
        <w:r w:rsidRPr="00643145">
          <w:rPr>
            <w:rFonts w:cs="Times New Roman"/>
            <w:color w:val="auto"/>
          </w:rPr>
          <w:t>сворачивается</w:t>
        </w:r>
        <w:r w:rsidRPr="00643145">
          <w:rPr>
            <w:color w:val="auto"/>
          </w:rPr>
          <w:t xml:space="preserve"> </w:t>
        </w:r>
        <w:r w:rsidRPr="00643145">
          <w:rPr>
            <w:rFonts w:cs="Times New Roman"/>
            <w:color w:val="auto"/>
          </w:rPr>
          <w:t>в</w:t>
        </w:r>
        <w:r w:rsidRPr="00643145">
          <w:rPr>
            <w:color w:val="auto"/>
          </w:rPr>
          <w:t xml:space="preserve"> </w:t>
        </w:r>
        <w:r w:rsidRPr="00643145">
          <w:rPr>
            <w:rFonts w:cs="Times New Roman"/>
            <w:color w:val="auto"/>
          </w:rPr>
          <w:t>иконку</w:t>
        </w:r>
        <w:r w:rsidRPr="00643145">
          <w:rPr>
            <w:color w:val="auto"/>
          </w:rPr>
          <w:t>.</w:t>
        </w:r>
      </w:ins>
    </w:p>
    <w:p w14:paraId="3E777DAB" w14:textId="0DDE9704" w:rsidR="00643145" w:rsidRPr="00643145" w:rsidRDefault="00643145" w:rsidP="00643145">
      <w:pPr>
        <w:rPr>
          <w:ins w:id="1935" w:author="Мария Куклева" w:date="2026-06-05T21:52:00Z"/>
          <w:color w:val="auto"/>
        </w:rPr>
      </w:pPr>
      <w:ins w:id="1936" w:author="Мария Куклева" w:date="2026-06-05T21:52:00Z">
        <w:r w:rsidRPr="00643145">
          <w:rPr>
            <w:color w:val="auto"/>
          </w:rPr>
          <w:t xml:space="preserve">6.5 </w:t>
        </w:r>
      </w:ins>
      <w:ins w:id="1937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1938" w:author="Мария Куклева" w:date="2026-06-05T21:52:00Z">
        <w:r w:rsidRPr="00643145">
          <w:rPr>
            <w:color w:val="auto"/>
          </w:rPr>
          <w:t>US-31</w:t>
        </w:r>
      </w:ins>
      <w:ins w:id="1939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40" w:author="Мария Куклева" w:date="2026-06-05T21:52:00Z">
        <w:r w:rsidRPr="00643145">
          <w:rPr>
            <w:color w:val="auto"/>
          </w:rPr>
          <w:t xml:space="preserve">. Проверка статуса заказа </w:t>
        </w:r>
        <w:proofErr w:type="gramStart"/>
        <w:r w:rsidRPr="00643145">
          <w:rPr>
            <w:color w:val="auto"/>
          </w:rPr>
          <w:t>через чат-бота</w:t>
        </w:r>
        <w:proofErr w:type="gramEnd"/>
        <w:r w:rsidRPr="00643145">
          <w:rPr>
            <w:color w:val="auto"/>
          </w:rPr>
          <w:t xml:space="preserve"> — пользователь вводит номер заказа, чат-бот показывает статус.</w:t>
        </w:r>
      </w:ins>
    </w:p>
    <w:p w14:paraId="091CEF8D" w14:textId="3FA8D9FD" w:rsidR="00643145" w:rsidRPr="00643145" w:rsidRDefault="00643145" w:rsidP="00643145">
      <w:pPr>
        <w:rPr>
          <w:ins w:id="1941" w:author="Мария Куклева" w:date="2026-06-05T21:52:00Z"/>
          <w:color w:val="auto"/>
        </w:rPr>
      </w:pPr>
      <w:ins w:id="1942" w:author="Мария Куклева" w:date="2026-06-05T21:52:00Z">
        <w:r w:rsidRPr="00643145">
          <w:rPr>
            <w:color w:val="auto"/>
          </w:rPr>
          <w:lastRenderedPageBreak/>
          <w:t xml:space="preserve">6.6 </w:t>
        </w:r>
      </w:ins>
      <w:ins w:id="1943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1944" w:author="Мария Куклева" w:date="2026-06-05T21:52:00Z">
        <w:r w:rsidRPr="00643145">
          <w:rPr>
            <w:color w:val="auto"/>
          </w:rPr>
          <w:t>US-32</w:t>
        </w:r>
      </w:ins>
      <w:ins w:id="1945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46" w:author="Мария Куклева" w:date="2026-06-05T21:52:00Z">
        <w:r w:rsidRPr="00643145">
          <w:rPr>
            <w:color w:val="auto"/>
          </w:rPr>
          <w:t xml:space="preserve">. Проверка наличия товара </w:t>
        </w:r>
        <w:proofErr w:type="gramStart"/>
        <w:r w:rsidRPr="00643145">
          <w:rPr>
            <w:color w:val="auto"/>
          </w:rPr>
          <w:t>через чат-бота</w:t>
        </w:r>
        <w:proofErr w:type="gramEnd"/>
        <w:r w:rsidRPr="00643145">
          <w:rPr>
            <w:color w:val="auto"/>
          </w:rPr>
          <w:t xml:space="preserve"> — пользователь спрашивает «Есть ли диван?», чат-бот проверяет наличие и отвечает.</w:t>
        </w:r>
      </w:ins>
    </w:p>
    <w:p w14:paraId="361EB350" w14:textId="44882A31" w:rsidR="00643145" w:rsidRPr="00643145" w:rsidRDefault="00643145" w:rsidP="00643145">
      <w:pPr>
        <w:rPr>
          <w:ins w:id="1947" w:author="Мария Куклева" w:date="2026-06-05T21:52:00Z"/>
          <w:color w:val="auto"/>
        </w:rPr>
      </w:pPr>
      <w:ins w:id="1948" w:author="Мария Куклева" w:date="2026-06-05T21:52:00Z">
        <w:r w:rsidRPr="00643145">
          <w:rPr>
            <w:color w:val="auto"/>
          </w:rPr>
          <w:t xml:space="preserve">6.7 </w:t>
        </w:r>
      </w:ins>
      <w:ins w:id="1949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1950" w:author="Мария Куклева" w:date="2026-06-05T21:52:00Z">
        <w:r w:rsidRPr="00643145">
          <w:rPr>
            <w:color w:val="auto"/>
          </w:rPr>
          <w:t>US-30</w:t>
        </w:r>
      </w:ins>
      <w:ins w:id="1951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52" w:author="Мария Куклева" w:date="2026-06-05T21:52:00Z">
        <w:r w:rsidRPr="00643145">
          <w:rPr>
            <w:color w:val="auto"/>
          </w:rPr>
          <w:t xml:space="preserve">. Вопросы о доставке — пользователь </w:t>
        </w:r>
        <w:proofErr w:type="gramStart"/>
        <w:r w:rsidRPr="00643145">
          <w:rPr>
            <w:color w:val="auto"/>
          </w:rPr>
          <w:t>спрашивает</w:t>
        </w:r>
        <w:proofErr w:type="gramEnd"/>
        <w:r w:rsidRPr="00643145">
          <w:rPr>
            <w:color w:val="auto"/>
          </w:rPr>
          <w:t xml:space="preserve"> «Сколько стоит доставка?», чат-бот показывает тарифы.</w:t>
        </w:r>
      </w:ins>
    </w:p>
    <w:p w14:paraId="52D1DBA7" w14:textId="5B2B7136" w:rsidR="00643145" w:rsidRPr="00643145" w:rsidRDefault="00643145" w:rsidP="00643145">
      <w:pPr>
        <w:rPr>
          <w:ins w:id="1953" w:author="Мария Куклева" w:date="2026-06-05T21:52:00Z"/>
          <w:color w:val="auto"/>
        </w:rPr>
      </w:pPr>
      <w:ins w:id="1954" w:author="Мария Куклева" w:date="2026-06-05T21:52:00Z">
        <w:r w:rsidRPr="00643145">
          <w:rPr>
            <w:color w:val="auto"/>
          </w:rPr>
          <w:t xml:space="preserve">6.8 </w:t>
        </w:r>
      </w:ins>
      <w:ins w:id="1955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1956" w:author="Мария Куклева" w:date="2026-06-05T21:52:00Z">
        <w:r w:rsidRPr="00643145">
          <w:rPr>
            <w:color w:val="auto"/>
          </w:rPr>
          <w:t>US-34</w:t>
        </w:r>
      </w:ins>
      <w:ins w:id="1957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58" w:author="Мария Куклева" w:date="2026-06-05T21:52:00Z">
        <w:r w:rsidRPr="00643145">
          <w:rPr>
            <w:color w:val="auto"/>
          </w:rPr>
          <w:t>. Переключение на оператора — пользователь нажимает «Чат с оператором», диалог переключается на оператора.</w:t>
        </w:r>
      </w:ins>
    </w:p>
    <w:p w14:paraId="57E47C78" w14:textId="0F7E6331" w:rsidR="00643145" w:rsidRDefault="00643145" w:rsidP="00643145">
      <w:pPr>
        <w:rPr>
          <w:ins w:id="1959" w:author="Мария Куклева" w:date="2026-06-05T21:52:00Z" w16du:dateUtc="2026-06-05T18:52:00Z"/>
          <w:color w:val="auto"/>
        </w:rPr>
      </w:pPr>
      <w:ins w:id="1960" w:author="Мария Куклева" w:date="2026-06-05T21:52:00Z">
        <w:r w:rsidRPr="00643145">
          <w:rPr>
            <w:color w:val="auto"/>
          </w:rPr>
          <w:t xml:space="preserve">6.9 </w:t>
        </w:r>
      </w:ins>
      <w:ins w:id="1961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1962" w:author="Мария Куклева" w:date="2026-06-05T21:52:00Z">
        <w:r w:rsidRPr="00643145">
          <w:rPr>
            <w:color w:val="auto"/>
          </w:rPr>
          <w:t>US-30</w:t>
        </w:r>
      </w:ins>
      <w:ins w:id="1963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64" w:author="Мария Куклева" w:date="2026-06-05T21:52:00Z">
        <w:r w:rsidRPr="00643145">
          <w:rPr>
            <w:color w:val="auto"/>
          </w:rPr>
          <w:t>. Быстрый ответ чат-бота — чат-бот отвечает на вопросы менее чем за 5 секунд.</w:t>
        </w:r>
      </w:ins>
    </w:p>
    <w:p w14:paraId="186F2A9E" w14:textId="77777777" w:rsidR="00643145" w:rsidRPr="00643145" w:rsidRDefault="00643145" w:rsidP="00643145">
      <w:pPr>
        <w:rPr>
          <w:ins w:id="1965" w:author="Мария Куклева" w:date="2026-06-05T21:52:00Z"/>
          <w:color w:val="auto"/>
        </w:rPr>
      </w:pPr>
    </w:p>
    <w:p w14:paraId="7387E986" w14:textId="77777777" w:rsidR="00643145" w:rsidRPr="00643145" w:rsidRDefault="00643145" w:rsidP="00643145">
      <w:pPr>
        <w:rPr>
          <w:ins w:id="1966" w:author="Мария Куклева" w:date="2026-06-05T21:52:00Z"/>
          <w:color w:val="auto"/>
        </w:rPr>
      </w:pPr>
      <w:ins w:id="1967" w:author="Мария Куклева" w:date="2026-06-05T21:52:00Z">
        <w:r w:rsidRPr="00643145">
          <w:rPr>
            <w:b/>
            <w:bCs/>
            <w:color w:val="auto"/>
          </w:rPr>
          <w:t>7. Интерфейс и языковые настройки</w:t>
        </w:r>
      </w:ins>
    </w:p>
    <w:p w14:paraId="4016A307" w14:textId="61A5C16C" w:rsidR="00643145" w:rsidRPr="00643145" w:rsidRDefault="00643145" w:rsidP="00643145">
      <w:pPr>
        <w:rPr>
          <w:ins w:id="1968" w:author="Мария Куклева" w:date="2026-06-05T21:52:00Z"/>
          <w:color w:val="auto"/>
        </w:rPr>
      </w:pPr>
      <w:ins w:id="1969" w:author="Мария Куклева" w:date="2026-06-05T21:52:00Z">
        <w:r w:rsidRPr="00643145">
          <w:rPr>
            <w:color w:val="auto"/>
          </w:rPr>
          <w:t xml:space="preserve">7.1 </w:t>
        </w:r>
      </w:ins>
      <w:ins w:id="1970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1971" w:author="Мария Куклева" w:date="2026-06-05T21:52:00Z">
        <w:r w:rsidRPr="00643145">
          <w:rPr>
            <w:color w:val="auto"/>
          </w:rPr>
          <w:t>US-1</w:t>
        </w:r>
      </w:ins>
      <w:ins w:id="1972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73" w:author="Мария Куклева" w:date="2026-06-05T21:52:00Z">
        <w:r w:rsidRPr="00643145">
          <w:rPr>
            <w:color w:val="auto"/>
          </w:rPr>
          <w:t>. Русский язык по умолчанию — при первом входе на сайт интерфейс отображается на русском языке без необходимости выбора.</w:t>
        </w:r>
      </w:ins>
    </w:p>
    <w:p w14:paraId="3F792C5E" w14:textId="0428E3DA" w:rsidR="00643145" w:rsidRDefault="00643145" w:rsidP="00643145">
      <w:pPr>
        <w:rPr>
          <w:ins w:id="1974" w:author="Мария Куклева" w:date="2026-06-05T21:52:00Z" w16du:dateUtc="2026-06-05T18:52:00Z"/>
          <w:color w:val="auto"/>
        </w:rPr>
      </w:pPr>
      <w:ins w:id="1975" w:author="Мария Куклева" w:date="2026-06-05T21:52:00Z">
        <w:r w:rsidRPr="00643145">
          <w:rPr>
            <w:color w:val="auto"/>
          </w:rPr>
          <w:t xml:space="preserve">7.2 </w:t>
        </w:r>
      </w:ins>
      <w:ins w:id="1976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1977" w:author="Мария Куклева" w:date="2026-06-05T21:52:00Z">
        <w:r w:rsidRPr="00643145">
          <w:rPr>
            <w:color w:val="auto"/>
          </w:rPr>
          <w:t>US-2</w:t>
        </w:r>
      </w:ins>
      <w:ins w:id="1978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79" w:author="Мария Куклева" w:date="2026-06-05T21:52:00Z">
        <w:r w:rsidRPr="00643145">
          <w:rPr>
            <w:color w:val="auto"/>
          </w:rPr>
          <w:t>. Выбор другого языка — в шапке сайта есть переключатель языков (РУС/ENG), при выборе английского весь интерфейс переключается на английский язык.</w:t>
        </w:r>
      </w:ins>
    </w:p>
    <w:p w14:paraId="4812F149" w14:textId="77777777" w:rsidR="00643145" w:rsidRPr="00643145" w:rsidRDefault="00643145" w:rsidP="00643145">
      <w:pPr>
        <w:rPr>
          <w:ins w:id="1980" w:author="Мария Куклева" w:date="2026-06-05T21:52:00Z"/>
          <w:color w:val="auto"/>
        </w:rPr>
      </w:pPr>
    </w:p>
    <w:p w14:paraId="26A7F069" w14:textId="77777777" w:rsidR="00643145" w:rsidRPr="00643145" w:rsidRDefault="00643145" w:rsidP="00643145">
      <w:pPr>
        <w:rPr>
          <w:ins w:id="1981" w:author="Мария Куклева" w:date="2026-06-05T21:52:00Z"/>
          <w:color w:val="auto"/>
        </w:rPr>
      </w:pPr>
      <w:ins w:id="1982" w:author="Мария Куклева" w:date="2026-06-05T21:52:00Z">
        <w:r w:rsidRPr="00643145">
          <w:rPr>
            <w:b/>
            <w:bCs/>
            <w:color w:val="auto"/>
          </w:rPr>
          <w:t>8. Самовывоз и карта</w:t>
        </w:r>
      </w:ins>
    </w:p>
    <w:p w14:paraId="13BEB2F4" w14:textId="0601C22D" w:rsidR="00643145" w:rsidRPr="00643145" w:rsidRDefault="00643145" w:rsidP="00643145">
      <w:pPr>
        <w:rPr>
          <w:ins w:id="1983" w:author="Мария Куклева" w:date="2026-06-05T21:52:00Z"/>
          <w:color w:val="auto"/>
        </w:rPr>
      </w:pPr>
      <w:ins w:id="1984" w:author="Мария Куклева" w:date="2026-06-05T21:52:00Z">
        <w:r w:rsidRPr="00643145">
          <w:rPr>
            <w:color w:val="auto"/>
          </w:rPr>
          <w:t xml:space="preserve">8.1 </w:t>
        </w:r>
      </w:ins>
      <w:ins w:id="1985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1986" w:author="Мария Куклева" w:date="2026-06-05T21:52:00Z">
        <w:r w:rsidRPr="00643145">
          <w:rPr>
            <w:color w:val="auto"/>
          </w:rPr>
          <w:t>US-18</w:t>
        </w:r>
      </w:ins>
      <w:ins w:id="1987" w:author="Мария Куклева" w:date="2026-06-05T21:55:00Z" w16du:dateUtc="2026-06-05T18:55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88" w:author="Мария Куклева" w:date="2026-06-05T21:52:00Z">
        <w:r w:rsidRPr="00643145">
          <w:rPr>
            <w:color w:val="auto"/>
          </w:rPr>
          <w:t>. Выбор точки самовывоза на карте — при выборе способа доставки «Самовывоз» отображается интерактивная карта с точками самовывоза, пользователь может кликнуть на любую точку для выбора.</w:t>
        </w:r>
      </w:ins>
    </w:p>
    <w:p w14:paraId="15E40712" w14:textId="38A241A7" w:rsidR="00643145" w:rsidRDefault="00643145" w:rsidP="00643145">
      <w:pPr>
        <w:rPr>
          <w:ins w:id="1989" w:author="Мария Куклева" w:date="2026-06-05T21:52:00Z" w16du:dateUtc="2026-06-05T18:52:00Z"/>
          <w:color w:val="auto"/>
        </w:rPr>
      </w:pPr>
      <w:ins w:id="1990" w:author="Мария Куклева" w:date="2026-06-05T21:52:00Z">
        <w:r w:rsidRPr="00643145">
          <w:rPr>
            <w:color w:val="auto"/>
          </w:rPr>
          <w:t xml:space="preserve">8.2 </w:t>
        </w:r>
      </w:ins>
      <w:ins w:id="1991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1992" w:author="Мария Куклева" w:date="2026-06-05T21:52:00Z">
        <w:r w:rsidRPr="00643145">
          <w:rPr>
            <w:color w:val="auto"/>
          </w:rPr>
          <w:t>US-19</w:t>
        </w:r>
      </w:ins>
      <w:ins w:id="1993" w:author="Мария Куклева" w:date="2026-06-05T21:56:00Z" w16du:dateUtc="2026-06-05T18:56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1994" w:author="Мария Куклева" w:date="2026-06-05T21:52:00Z">
        <w:r w:rsidRPr="00643145">
          <w:rPr>
            <w:color w:val="auto"/>
          </w:rPr>
          <w:t>. Информация о минимальной сумме заказа — при выборе типа доставки отображается подсказка с минимальной суммой (например, «Для доставки по Москве минимальная сумма заказа — 1000 рублей»).</w:t>
        </w:r>
      </w:ins>
    </w:p>
    <w:p w14:paraId="352EEAAE" w14:textId="77777777" w:rsidR="00643145" w:rsidRPr="00643145" w:rsidRDefault="00643145" w:rsidP="00643145">
      <w:pPr>
        <w:rPr>
          <w:ins w:id="1995" w:author="Мария Куклева" w:date="2026-06-05T21:52:00Z"/>
          <w:color w:val="auto"/>
        </w:rPr>
      </w:pPr>
    </w:p>
    <w:p w14:paraId="67EFFB81" w14:textId="77777777" w:rsidR="00643145" w:rsidRPr="00643145" w:rsidRDefault="00643145" w:rsidP="00643145">
      <w:pPr>
        <w:rPr>
          <w:ins w:id="1996" w:author="Мария Куклева" w:date="2026-06-05T21:52:00Z"/>
          <w:color w:val="auto"/>
        </w:rPr>
      </w:pPr>
      <w:ins w:id="1997" w:author="Мария Куклева" w:date="2026-06-05T21:52:00Z">
        <w:r w:rsidRPr="00643145">
          <w:rPr>
            <w:b/>
            <w:bCs/>
            <w:color w:val="auto"/>
          </w:rPr>
          <w:t>9. Личный кабинет (история заказов)</w:t>
        </w:r>
      </w:ins>
    </w:p>
    <w:p w14:paraId="7C906604" w14:textId="4977DCB5" w:rsidR="00643145" w:rsidRPr="00643145" w:rsidRDefault="00643145" w:rsidP="00643145">
      <w:pPr>
        <w:rPr>
          <w:ins w:id="1998" w:author="Мария Куклева" w:date="2026-06-05T21:52:00Z"/>
          <w:color w:val="auto"/>
        </w:rPr>
      </w:pPr>
      <w:ins w:id="1999" w:author="Мария Куклева" w:date="2026-06-05T21:52:00Z">
        <w:r w:rsidRPr="00643145">
          <w:rPr>
            <w:color w:val="auto"/>
          </w:rPr>
          <w:t xml:space="preserve">9.1 </w:t>
        </w:r>
      </w:ins>
      <w:ins w:id="2000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2001" w:author="Мария Куклева" w:date="2026-06-05T21:52:00Z">
        <w:r w:rsidRPr="00643145">
          <w:rPr>
            <w:color w:val="auto"/>
          </w:rPr>
          <w:t>US-26</w:t>
        </w:r>
      </w:ins>
      <w:ins w:id="2002" w:author="Мария Куклева" w:date="2026-06-05T21:56:00Z" w16du:dateUtc="2026-06-05T18:56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2003" w:author="Мария Куклева" w:date="2026-06-05T21:52:00Z">
        <w:r w:rsidRPr="00643145">
          <w:rPr>
            <w:color w:val="auto"/>
          </w:rPr>
          <w:t>. Номер заказа на экране — сразу после оформления заказа отображается экран успеха с номером заказа (например, «Ваш заказ №12345 принят!»).</w:t>
        </w:r>
      </w:ins>
    </w:p>
    <w:p w14:paraId="4AA6A5B5" w14:textId="33BB13BB" w:rsidR="00643145" w:rsidRPr="00643145" w:rsidRDefault="00643145" w:rsidP="00643145">
      <w:pPr>
        <w:rPr>
          <w:ins w:id="2004" w:author="Мария Куклева" w:date="2026-06-05T21:52:00Z"/>
          <w:color w:val="auto"/>
        </w:rPr>
      </w:pPr>
      <w:ins w:id="2005" w:author="Мария Куклева" w:date="2026-06-05T21:52:00Z">
        <w:r w:rsidRPr="00643145">
          <w:rPr>
            <w:color w:val="auto"/>
          </w:rPr>
          <w:t xml:space="preserve">9.2 </w:t>
        </w:r>
      </w:ins>
      <w:ins w:id="2006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2007" w:author="Мария Куклева" w:date="2026-06-05T21:52:00Z">
        <w:r w:rsidRPr="00643145">
          <w:rPr>
            <w:color w:val="auto"/>
          </w:rPr>
          <w:t>US-27</w:t>
        </w:r>
      </w:ins>
      <w:ins w:id="2008" w:author="Мария Куклева" w:date="2026-06-05T21:56:00Z" w16du:dateUtc="2026-06-05T18:56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2009" w:author="Мария Куклева" w:date="2026-06-05T21:52:00Z">
        <w:r w:rsidRPr="00643145">
          <w:rPr>
            <w:color w:val="auto"/>
          </w:rPr>
          <w:t>. История заказов со статусами — в личном кабинете в разделе «Мои заказы» отображается таблица со всеми заказами, их датами, суммами и текущими статусами.</w:t>
        </w:r>
      </w:ins>
    </w:p>
    <w:p w14:paraId="762FED23" w14:textId="26F0FC1E" w:rsidR="00643145" w:rsidRPr="00643145" w:rsidRDefault="00643145" w:rsidP="00643145">
      <w:pPr>
        <w:rPr>
          <w:ins w:id="2010" w:author="Мария Куклева" w:date="2026-06-05T21:52:00Z"/>
          <w:color w:val="auto"/>
        </w:rPr>
      </w:pPr>
      <w:ins w:id="2011" w:author="Мария Куклева" w:date="2026-06-05T21:52:00Z">
        <w:r w:rsidRPr="00643145">
          <w:rPr>
            <w:color w:val="auto"/>
          </w:rPr>
          <w:t xml:space="preserve">9.3 </w:t>
        </w:r>
      </w:ins>
      <w:ins w:id="2012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2013" w:author="Мария Куклева" w:date="2026-06-05T21:52:00Z">
        <w:r w:rsidRPr="00643145">
          <w:rPr>
            <w:color w:val="auto"/>
          </w:rPr>
          <w:t>US-28</w:t>
        </w:r>
      </w:ins>
      <w:ins w:id="2014" w:author="Мария Куклева" w:date="2026-06-05T21:56:00Z" w16du:dateUtc="2026-06-05T18:56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2015" w:author="Мария Куклева" w:date="2026-06-05T21:52:00Z">
        <w:r w:rsidRPr="00643145">
          <w:rPr>
            <w:color w:val="auto"/>
          </w:rPr>
          <w:t>. Детали заказа — при клике на любой заказ из истории открывается страница с подробной информацией: состав товаров, статус, дата доставки, итоговая стоимость.</w:t>
        </w:r>
      </w:ins>
    </w:p>
    <w:p w14:paraId="4261AE55" w14:textId="2E1034B2" w:rsidR="00F0605F" w:rsidRPr="00F0605F" w:rsidDel="00643145" w:rsidRDefault="00643145">
      <w:pPr>
        <w:rPr>
          <w:del w:id="2016" w:author="Мария Куклева" w:date="2026-06-05T21:56:00Z" w16du:dateUtc="2026-06-05T18:56:00Z"/>
          <w:color w:val="auto"/>
          <w:rPrChange w:id="2017" w:author="Мария Куклева" w:date="2026-06-02T23:03:00Z" w16du:dateUtc="2026-06-02T20:03:00Z">
            <w:rPr>
              <w:del w:id="2018" w:author="Мария Куклева" w:date="2026-06-05T21:56:00Z" w16du:dateUtc="2026-06-05T18:56:00Z"/>
              <w:i/>
              <w:iCs/>
              <w:color w:val="595959"/>
            </w:rPr>
          </w:rPrChange>
        </w:rPr>
      </w:pPr>
      <w:ins w:id="2019" w:author="Мария Куклева" w:date="2026-06-05T21:52:00Z">
        <w:r w:rsidRPr="00643145">
          <w:rPr>
            <w:color w:val="auto"/>
          </w:rPr>
          <w:t xml:space="preserve">9.4 </w:t>
        </w:r>
      </w:ins>
      <w:ins w:id="2020" w:author="Мария Куклева" w:date="2026-06-05T21:54:00Z" w16du:dateUtc="2026-06-05T18:54:00Z">
        <w:r w:rsidRPr="00711E85">
          <w:rPr>
            <w:color w:val="auto"/>
          </w:rPr>
          <w:t xml:space="preserve">| </w:t>
        </w:r>
      </w:ins>
      <w:ins w:id="2021" w:author="Мария Куклева" w:date="2026-06-05T21:52:00Z">
        <w:r w:rsidRPr="00643145">
          <w:rPr>
            <w:color w:val="auto"/>
          </w:rPr>
          <w:t>US-29</w:t>
        </w:r>
      </w:ins>
      <w:ins w:id="2022" w:author="Мария Куклева" w:date="2026-06-05T21:56:00Z" w16du:dateUtc="2026-06-05T18:56:00Z">
        <w:r>
          <w:rPr>
            <w:color w:val="auto"/>
          </w:rPr>
          <w:t xml:space="preserve"> </w:t>
        </w:r>
        <w:r w:rsidRPr="00711E85">
          <w:rPr>
            <w:color w:val="auto"/>
          </w:rPr>
          <w:t>|</w:t>
        </w:r>
      </w:ins>
      <w:ins w:id="2023" w:author="Мария Куклева" w:date="2026-06-05T21:52:00Z">
        <w:r w:rsidRPr="00643145">
          <w:rPr>
            <w:color w:val="auto"/>
          </w:rPr>
          <w:t>. Кнопка «Повторить заказ» — на странице деталей заказа есть кнопка «Повторить заказ», при нажатии все товары из этого заказа автоматически добавляются в корзину.</w:t>
        </w:r>
      </w:ins>
    </w:p>
    <w:p w14:paraId="7189C569" w14:textId="77777777" w:rsidR="003D015F" w:rsidRDefault="003D015F">
      <w:pPr>
        <w:rPr>
          <w:b/>
          <w:bCs/>
          <w:sz w:val="48"/>
          <w:szCs w:val="48"/>
        </w:rPr>
      </w:pPr>
    </w:p>
    <w:p w14:paraId="4D674627" w14:textId="77777777" w:rsidR="003D015F" w:rsidRDefault="00000000">
      <w:pPr>
        <w:pStyle w:val="10"/>
      </w:pPr>
      <w:bookmarkStart w:id="2024" w:name="_in1rg"/>
      <w:bookmarkStart w:id="2025" w:name="_Toc231590969"/>
      <w:bookmarkStart w:id="2026" w:name="_Toc231591360"/>
      <w:bookmarkStart w:id="2027" w:name="_Toc231591924"/>
      <w:bookmarkEnd w:id="2024"/>
      <w:r>
        <w:rPr>
          <w:rFonts w:eastAsia="Arial Unicode MS" w:cs="Arial Unicode MS"/>
        </w:rPr>
        <w:lastRenderedPageBreak/>
        <w:t>Возможные риски и ограничения</w:t>
      </w:r>
      <w:bookmarkEnd w:id="2025"/>
      <w:bookmarkEnd w:id="2026"/>
      <w:bookmarkEnd w:id="2027"/>
    </w:p>
    <w:p w14:paraId="0DFB2D7F" w14:textId="77777777" w:rsidR="003D015F" w:rsidRDefault="00000000">
      <w:pPr>
        <w:spacing w:line="240" w:lineRule="auto"/>
      </w:pPr>
      <w:r>
        <w:t>При реализации проекта возможны такие риски:</w:t>
      </w:r>
    </w:p>
    <w:tbl>
      <w:tblPr>
        <w:tblStyle w:val="TableNormal"/>
        <w:tblW w:w="85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  <w:tblPrChange w:id="2028" w:author="Мария Куклева" w:date="2026-06-01T23:51:00Z" w16du:dateUtc="2026-06-01T20:51:00Z">
          <w:tblPr>
            <w:tblStyle w:val="TableNormal"/>
            <w:tblW w:w="9360" w:type="dxa"/>
            <w:tblInd w:w="108" w:type="dxa"/>
            <w:tbl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blBorders>
            <w:shd w:val="clear" w:color="auto" w:fill="CED7E7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852"/>
        <w:tblGridChange w:id="2029">
          <w:tblGrid>
            <w:gridCol w:w="852"/>
          </w:tblGrid>
        </w:tblGridChange>
      </w:tblGrid>
      <w:tr w:rsidR="00A509B5" w:rsidDel="00A509B5" w14:paraId="6E948C9E" w14:textId="3BBD7B48" w:rsidTr="00A509B5">
        <w:trPr>
          <w:trHeight w:val="300"/>
          <w:del w:id="2030" w:author="Мария Куклева" w:date="2026-06-01T23:51:00Z"/>
          <w:trPrChange w:id="2031" w:author="Мария Куклева" w:date="2026-06-01T23:51:00Z" w16du:dateUtc="2026-06-01T20:51:00Z">
            <w:trPr>
              <w:trHeight w:val="300"/>
            </w:trPr>
          </w:trPrChange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tcPrChange w:id="2032" w:author="Мария Куклева" w:date="2026-06-01T23:51:00Z" w16du:dateUtc="2026-06-01T20:51:00Z">
              <w:tcPr>
                <w:tcW w:w="851" w:type="dxa"/>
                <w:tcBorders>
                  <w:top w:val="single" w:sz="4" w:space="0" w:color="C9C9C9"/>
                  <w:left w:val="single" w:sz="4" w:space="0" w:color="DBDBDB"/>
                  <w:bottom w:val="single" w:sz="4" w:space="0" w:color="C9C9C9"/>
                  <w:right w:val="single" w:sz="4" w:space="0" w:color="C9C9C9"/>
                </w:tcBorders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780D271E" w14:textId="123CA61E" w:rsidR="00A509B5" w:rsidDel="00A509B5" w:rsidRDefault="00A509B5">
            <w:pPr>
              <w:jc w:val="center"/>
              <w:rPr>
                <w:del w:id="2033" w:author="Мария Куклева" w:date="2026-06-01T23:51:00Z" w16du:dateUtc="2026-06-01T20:51:00Z"/>
              </w:rPr>
            </w:pPr>
            <w:del w:id="2034" w:author="Мария Куклева" w:date="2026-06-01T23:51:00Z" w16du:dateUtc="2026-06-01T20:51:00Z">
              <w:r w:rsidDel="00A509B5">
                <w:delText>№ п/п</w:delText>
              </w:r>
            </w:del>
          </w:p>
        </w:tc>
      </w:tr>
      <w:tr w:rsidR="00A509B5" w:rsidDel="00A509B5" w14:paraId="52ABD616" w14:textId="7C066FC2" w:rsidTr="00A509B5">
        <w:trPr>
          <w:trHeight w:val="300"/>
          <w:del w:id="2035" w:author="Мария Куклева" w:date="2026-06-01T23:51:00Z"/>
          <w:trPrChange w:id="2036" w:author="Мария Куклева" w:date="2026-06-01T23:51:00Z" w16du:dateUtc="2026-06-01T20:51:00Z">
            <w:trPr>
              <w:trHeight w:val="300"/>
            </w:trPr>
          </w:trPrChange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tcPrChange w:id="2037" w:author="Мария Куклева" w:date="2026-06-01T23:51:00Z" w16du:dateUtc="2026-06-01T20:51:00Z">
              <w:tcPr>
                <w:tcW w:w="851" w:type="dxa"/>
                <w:tcBorders>
                  <w:top w:val="single" w:sz="4" w:space="0" w:color="C9C9C9"/>
                  <w:left w:val="single" w:sz="4" w:space="0" w:color="DBDBDB"/>
                  <w:bottom w:val="single" w:sz="4" w:space="0" w:color="C9C9C9"/>
                  <w:right w:val="single" w:sz="4" w:space="0" w:color="C9C9C9"/>
                </w:tcBorders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53E383E8" w14:textId="025117B0" w:rsidR="00A509B5" w:rsidDel="00A509B5" w:rsidRDefault="00A509B5">
            <w:pPr>
              <w:spacing w:after="0" w:line="240" w:lineRule="auto"/>
              <w:rPr>
                <w:del w:id="2038" w:author="Мария Куклева" w:date="2026-06-01T23:51:00Z" w16du:dateUtc="2026-06-01T20:51:00Z"/>
              </w:rPr>
            </w:pPr>
            <w:del w:id="2039" w:author="Мария Куклева" w:date="2026-06-01T23:51:00Z" w16du:dateUtc="2026-06-01T20:51:00Z">
              <w:r w:rsidDel="00A509B5">
                <w:rPr>
                  <w:b/>
                  <w:bCs/>
                </w:rPr>
                <w:delText>1</w:delText>
              </w:r>
            </w:del>
          </w:p>
        </w:tc>
      </w:tr>
      <w:tr w:rsidR="00A509B5" w:rsidDel="00A509B5" w14:paraId="1C7E670A" w14:textId="00C12F7E" w:rsidTr="00A509B5">
        <w:trPr>
          <w:trHeight w:val="300"/>
          <w:del w:id="2040" w:author="Мария Куклева" w:date="2026-06-01T23:51:00Z"/>
          <w:trPrChange w:id="2041" w:author="Мария Куклева" w:date="2026-06-01T23:51:00Z" w16du:dateUtc="2026-06-01T20:51:00Z">
            <w:trPr>
              <w:trHeight w:val="300"/>
            </w:trPr>
          </w:trPrChange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tcPrChange w:id="2042" w:author="Мария Куклева" w:date="2026-06-01T23:51:00Z" w16du:dateUtc="2026-06-01T20:51:00Z">
              <w:tcPr>
                <w:tcW w:w="851" w:type="dxa"/>
                <w:tcBorders>
                  <w:top w:val="single" w:sz="4" w:space="0" w:color="C9C9C9"/>
                  <w:left w:val="single" w:sz="4" w:space="0" w:color="DBDBDB"/>
                  <w:bottom w:val="single" w:sz="4" w:space="0" w:color="C9C9C9"/>
                  <w:right w:val="single" w:sz="4" w:space="0" w:color="C9C9C9"/>
                </w:tcBorders>
                <w:shd w:val="clear" w:color="auto" w:fill="auto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2540FB96" w14:textId="2A6F0936" w:rsidR="00A509B5" w:rsidDel="00A509B5" w:rsidRDefault="00A509B5">
            <w:pPr>
              <w:spacing w:after="0" w:line="240" w:lineRule="auto"/>
              <w:rPr>
                <w:del w:id="2043" w:author="Мария Куклева" w:date="2026-06-01T23:51:00Z" w16du:dateUtc="2026-06-01T20:51:00Z"/>
              </w:rPr>
            </w:pPr>
            <w:del w:id="2044" w:author="Мария Куклева" w:date="2026-06-01T23:51:00Z" w16du:dateUtc="2026-06-01T20:51:00Z">
              <w:r w:rsidDel="00A509B5">
                <w:rPr>
                  <w:b/>
                  <w:bCs/>
                </w:rPr>
                <w:delText>2</w:delText>
              </w:r>
            </w:del>
          </w:p>
        </w:tc>
      </w:tr>
    </w:tbl>
    <w:p w14:paraId="3843B291" w14:textId="77777777" w:rsidR="003D015F" w:rsidRPr="00863E15" w:rsidRDefault="003D015F">
      <w:pPr>
        <w:widowControl w:val="0"/>
        <w:spacing w:line="240" w:lineRule="auto"/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4454"/>
        <w:gridCol w:w="3949"/>
      </w:tblGrid>
      <w:tr w:rsidR="00A509B5" w:rsidRPr="009137C5" w14:paraId="01FFEDC3" w14:textId="77777777" w:rsidTr="00711E85">
        <w:trPr>
          <w:ins w:id="2045" w:author="Мария Куклева" w:date="2026-06-01T23:51:00Z"/>
        </w:trPr>
        <w:tc>
          <w:tcPr>
            <w:tcW w:w="84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83A7B4" w14:textId="77777777" w:rsidR="00A509B5" w:rsidRPr="00711E85" w:rsidRDefault="00A509B5" w:rsidP="00711E85">
            <w:pPr>
              <w:shd w:val="clear" w:color="auto" w:fill="FFFFFF"/>
              <w:rPr>
                <w:ins w:id="2046" w:author="Мария Куклева" w:date="2026-06-01T23:51:00Z" w16du:dateUtc="2026-06-01T20:51:00Z"/>
                <w:color w:val="auto"/>
              </w:rPr>
            </w:pPr>
            <w:ins w:id="2047" w:author="Мария Куклева" w:date="2026-06-01T23:51:00Z" w16du:dateUtc="2026-06-01T20:51:00Z">
              <w:r w:rsidRPr="00711E85">
                <w:rPr>
                  <w:color w:val="auto"/>
                </w:rPr>
                <w:t> № п/п</w:t>
              </w:r>
            </w:ins>
          </w:p>
        </w:tc>
        <w:tc>
          <w:tcPr>
            <w:tcW w:w="445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C574F1" w14:textId="77777777" w:rsidR="00A509B5" w:rsidRPr="00711E85" w:rsidRDefault="00A509B5" w:rsidP="00711E85">
            <w:pPr>
              <w:shd w:val="clear" w:color="auto" w:fill="FFFFFF"/>
              <w:rPr>
                <w:ins w:id="2048" w:author="Мария Куклева" w:date="2026-06-01T23:51:00Z" w16du:dateUtc="2026-06-01T20:51:00Z"/>
                <w:color w:val="auto"/>
              </w:rPr>
            </w:pPr>
            <w:ins w:id="2049" w:author="Мария Куклева" w:date="2026-06-01T23:51:00Z" w16du:dateUtc="2026-06-01T20:51:00Z">
              <w:r w:rsidRPr="00711E85">
                <w:rPr>
                  <w:color w:val="auto"/>
                </w:rPr>
                <w:t> Риск</w:t>
              </w:r>
            </w:ins>
          </w:p>
        </w:tc>
        <w:tc>
          <w:tcPr>
            <w:tcW w:w="3949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23FF24" w14:textId="77777777" w:rsidR="00A509B5" w:rsidRPr="00711E85" w:rsidRDefault="00A509B5" w:rsidP="00711E85">
            <w:pPr>
              <w:shd w:val="clear" w:color="auto" w:fill="FFFFFF"/>
              <w:rPr>
                <w:ins w:id="2050" w:author="Мария Куклева" w:date="2026-06-01T23:51:00Z" w16du:dateUtc="2026-06-01T20:51:00Z"/>
                <w:color w:val="auto"/>
              </w:rPr>
            </w:pPr>
            <w:ins w:id="2051" w:author="Мария Куклева" w:date="2026-06-01T23:51:00Z" w16du:dateUtc="2026-06-01T20:51:00Z">
              <w:r w:rsidRPr="00711E85">
                <w:rPr>
                  <w:color w:val="auto"/>
                </w:rPr>
                <w:t> Меры по управлению</w:t>
              </w:r>
            </w:ins>
          </w:p>
        </w:tc>
      </w:tr>
      <w:tr w:rsidR="00A509B5" w:rsidRPr="009137C5" w14:paraId="0BB8B128" w14:textId="77777777" w:rsidTr="00711E85">
        <w:trPr>
          <w:ins w:id="2052" w:author="Мария Куклева" w:date="2026-06-01T23:51:00Z"/>
        </w:trPr>
        <w:tc>
          <w:tcPr>
            <w:tcW w:w="84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50F19C" w14:textId="77777777" w:rsidR="00A509B5" w:rsidRPr="00711E85" w:rsidRDefault="00A509B5" w:rsidP="00711E85">
            <w:pPr>
              <w:shd w:val="clear" w:color="auto" w:fill="FFFFFF"/>
              <w:rPr>
                <w:ins w:id="2053" w:author="Мария Куклева" w:date="2026-06-01T23:51:00Z" w16du:dateUtc="2026-06-01T20:51:00Z"/>
                <w:color w:val="auto"/>
              </w:rPr>
            </w:pPr>
            <w:ins w:id="2054" w:author="Мария Куклева" w:date="2026-06-01T23:51:00Z" w16du:dateUtc="2026-06-01T20:51:00Z">
              <w:r w:rsidRPr="00711E85">
                <w:rPr>
                  <w:color w:val="auto"/>
                </w:rPr>
                <w:t> 1</w:t>
              </w:r>
            </w:ins>
          </w:p>
        </w:tc>
        <w:tc>
          <w:tcPr>
            <w:tcW w:w="445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51C81E" w14:textId="77777777" w:rsidR="00A509B5" w:rsidRPr="00711E85" w:rsidRDefault="00A509B5" w:rsidP="00711E85">
            <w:pPr>
              <w:shd w:val="clear" w:color="auto" w:fill="FFFFFF"/>
              <w:rPr>
                <w:ins w:id="2055" w:author="Мария Куклева" w:date="2026-06-01T23:51:00Z" w16du:dateUtc="2026-06-01T20:51:00Z"/>
                <w:color w:val="auto"/>
              </w:rPr>
            </w:pPr>
            <w:ins w:id="2056" w:author="Мария Куклева" w:date="2026-06-01T23:51:00Z" w16du:dateUtc="2026-06-01T20:51:00Z">
              <w:r w:rsidRPr="00711E85">
                <w:rPr>
                  <w:color w:val="auto"/>
                </w:rPr>
                <w:t> API складской учётной системы может оказаться недостаточным для интеграции, что задержит автоматическую проверку наличия товаров на 1-2 месяца и увеличит стоимость разработки</w:t>
              </w:r>
            </w:ins>
          </w:p>
        </w:tc>
        <w:tc>
          <w:tcPr>
            <w:tcW w:w="3949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76D43C" w14:textId="77777777" w:rsidR="00A509B5" w:rsidRPr="00711E85" w:rsidRDefault="00A509B5" w:rsidP="00711E85">
            <w:pPr>
              <w:shd w:val="clear" w:color="auto" w:fill="FFFFFF"/>
              <w:rPr>
                <w:ins w:id="2057" w:author="Мария Куклева" w:date="2026-06-01T23:51:00Z" w16du:dateUtc="2026-06-01T20:51:00Z"/>
                <w:color w:val="auto"/>
              </w:rPr>
            </w:pPr>
            <w:ins w:id="2058" w:author="Мария Куклева" w:date="2026-06-01T23:51:00Z" w16du:dateUtc="2026-06-01T20:51:00Z">
              <w:r w:rsidRPr="00711E85">
                <w:rPr>
                  <w:color w:val="auto"/>
                </w:rPr>
                <w:t xml:space="preserve"> Провести тестирование API на этапе сбора </w:t>
              </w:r>
              <w:proofErr w:type="gramStart"/>
              <w:r w:rsidRPr="00711E85">
                <w:rPr>
                  <w:color w:val="auto"/>
                </w:rPr>
                <w:t>требований..</w:t>
              </w:r>
              <w:proofErr w:type="gramEnd"/>
              <w:r w:rsidRPr="00711E85">
                <w:rPr>
                  <w:color w:val="auto"/>
                </w:rPr>
                <w:t xml:space="preserve"> Иметь план Б — ручная проверка через выгрузку Excel.</w:t>
              </w:r>
            </w:ins>
          </w:p>
        </w:tc>
      </w:tr>
      <w:tr w:rsidR="00A509B5" w:rsidRPr="009137C5" w14:paraId="7241318C" w14:textId="77777777" w:rsidTr="00711E85">
        <w:trPr>
          <w:ins w:id="2059" w:author="Мария Куклева" w:date="2026-06-01T23:51:00Z"/>
        </w:trPr>
        <w:tc>
          <w:tcPr>
            <w:tcW w:w="84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70F737" w14:textId="77777777" w:rsidR="00A509B5" w:rsidRPr="00711E85" w:rsidRDefault="00A509B5" w:rsidP="00711E85">
            <w:pPr>
              <w:shd w:val="clear" w:color="auto" w:fill="FFFFFF"/>
              <w:rPr>
                <w:ins w:id="2060" w:author="Мария Куклева" w:date="2026-06-01T23:51:00Z" w16du:dateUtc="2026-06-01T20:51:00Z"/>
                <w:color w:val="auto"/>
              </w:rPr>
            </w:pPr>
            <w:ins w:id="2061" w:author="Мария Куклева" w:date="2026-06-01T23:51:00Z" w16du:dateUtc="2026-06-01T20:51:00Z">
              <w:r w:rsidRPr="00711E85">
                <w:rPr>
                  <w:color w:val="auto"/>
                </w:rPr>
                <w:t> 2</w:t>
              </w:r>
            </w:ins>
          </w:p>
        </w:tc>
        <w:tc>
          <w:tcPr>
            <w:tcW w:w="445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C8CED9" w14:textId="77777777" w:rsidR="00A509B5" w:rsidRPr="00711E85" w:rsidRDefault="00A509B5" w:rsidP="00711E85">
            <w:pPr>
              <w:shd w:val="clear" w:color="auto" w:fill="FFFFFF"/>
              <w:rPr>
                <w:ins w:id="2062" w:author="Мария Куклева" w:date="2026-06-01T23:51:00Z" w16du:dateUtc="2026-06-01T20:51:00Z"/>
                <w:color w:val="auto"/>
              </w:rPr>
            </w:pPr>
            <w:ins w:id="2063" w:author="Мария Куклева" w:date="2026-06-01T23:51:00Z" w16du:dateUtc="2026-06-01T20:51:00Z">
              <w:r w:rsidRPr="00711E85">
                <w:rPr>
                  <w:color w:val="auto"/>
                </w:rPr>
                <w:t> Текущая CRM-система не поддерживает автоматическое подтверждение заказов, что сделает невозможным достижение цели по сокращению времени обработки до 1 часа</w:t>
              </w:r>
            </w:ins>
          </w:p>
        </w:tc>
        <w:tc>
          <w:tcPr>
            <w:tcW w:w="3949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B43AD0" w14:textId="77777777" w:rsidR="00A509B5" w:rsidRPr="00711E85" w:rsidRDefault="00A509B5" w:rsidP="00711E85">
            <w:pPr>
              <w:shd w:val="clear" w:color="auto" w:fill="FFFFFF"/>
              <w:rPr>
                <w:ins w:id="2064" w:author="Мария Куклева" w:date="2026-06-01T23:51:00Z" w16du:dateUtc="2026-06-01T20:51:00Z"/>
                <w:color w:val="auto"/>
              </w:rPr>
            </w:pPr>
            <w:ins w:id="2065" w:author="Мария Куклева" w:date="2026-06-01T23:51:00Z" w16du:dateUtc="2026-06-01T20:51:00Z">
              <w:r w:rsidRPr="00711E85">
                <w:rPr>
                  <w:color w:val="auto"/>
                </w:rPr>
                <w:t>Провести аудит CRM на этапе проектирования. При несовместимости —перейти на облачную CRM с API.</w:t>
              </w:r>
            </w:ins>
          </w:p>
        </w:tc>
      </w:tr>
      <w:tr w:rsidR="00A509B5" w:rsidRPr="009137C5" w14:paraId="3685C9E9" w14:textId="77777777" w:rsidTr="00711E85">
        <w:trPr>
          <w:ins w:id="2066" w:author="Мария Куклева" w:date="2026-06-01T23:51:00Z"/>
        </w:trPr>
        <w:tc>
          <w:tcPr>
            <w:tcW w:w="84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16CEF4" w14:textId="77777777" w:rsidR="00A509B5" w:rsidRPr="00711E85" w:rsidRDefault="00A509B5" w:rsidP="00711E85">
            <w:pPr>
              <w:shd w:val="clear" w:color="auto" w:fill="FFFFFF"/>
              <w:rPr>
                <w:ins w:id="2067" w:author="Мария Куклева" w:date="2026-06-01T23:51:00Z" w16du:dateUtc="2026-06-01T20:51:00Z"/>
                <w:color w:val="auto"/>
              </w:rPr>
            </w:pPr>
            <w:ins w:id="2068" w:author="Мария Куклева" w:date="2026-06-01T23:51:00Z" w16du:dateUtc="2026-06-01T20:51:00Z">
              <w:r w:rsidRPr="00711E85">
                <w:rPr>
                  <w:color w:val="auto"/>
                </w:rPr>
                <w:t> 3</w:t>
              </w:r>
            </w:ins>
          </w:p>
        </w:tc>
        <w:tc>
          <w:tcPr>
            <w:tcW w:w="445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0E53A9" w14:textId="77777777" w:rsidR="00A509B5" w:rsidRPr="00711E85" w:rsidRDefault="00A509B5" w:rsidP="00711E85">
            <w:pPr>
              <w:shd w:val="clear" w:color="auto" w:fill="FFFFFF"/>
              <w:rPr>
                <w:ins w:id="2069" w:author="Мария Куклева" w:date="2026-06-01T23:51:00Z" w16du:dateUtc="2026-06-01T20:51:00Z"/>
                <w:color w:val="auto"/>
              </w:rPr>
            </w:pPr>
            <w:ins w:id="2070" w:author="Мария Куклева" w:date="2026-06-01T23:51:00Z" w16du:dateUtc="2026-06-01T20:51:00Z">
              <w:r w:rsidRPr="00711E85">
                <w:rPr>
                  <w:color w:val="auto"/>
                </w:rPr>
                <w:t> Сотрудники склада и администраторы могут не принять новую автоматизированную систему, что приведёт к ошибкам и затянет запуск проекта</w:t>
              </w:r>
            </w:ins>
          </w:p>
          <w:p w14:paraId="08AC5F40" w14:textId="77777777" w:rsidR="00A509B5" w:rsidRPr="00711E85" w:rsidRDefault="00A509B5" w:rsidP="00711E85">
            <w:pPr>
              <w:shd w:val="clear" w:color="auto" w:fill="FFFFFF"/>
              <w:rPr>
                <w:ins w:id="2071" w:author="Мария Куклева" w:date="2026-06-01T23:51:00Z" w16du:dateUtc="2026-06-01T20:51:00Z"/>
                <w:color w:val="auto"/>
              </w:rPr>
            </w:pPr>
            <w:ins w:id="2072" w:author="Мария Куклева" w:date="2026-06-01T23:51:00Z" w16du:dateUtc="2026-06-01T20:51:00Z">
              <w:r w:rsidRPr="00711E85">
                <w:rPr>
                  <w:color w:val="auto"/>
                </w:rPr>
                <w:t> </w:t>
              </w:r>
            </w:ins>
          </w:p>
        </w:tc>
        <w:tc>
          <w:tcPr>
            <w:tcW w:w="3949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CEE075" w14:textId="77777777" w:rsidR="00A509B5" w:rsidRPr="00711E85" w:rsidRDefault="00A509B5" w:rsidP="00711E85">
            <w:pPr>
              <w:shd w:val="clear" w:color="auto" w:fill="FFFFFF"/>
              <w:rPr>
                <w:ins w:id="2073" w:author="Мария Куклева" w:date="2026-06-01T23:51:00Z" w16du:dateUtc="2026-06-01T20:51:00Z"/>
                <w:color w:val="auto"/>
              </w:rPr>
            </w:pPr>
            <w:ins w:id="2074" w:author="Мария Куклева" w:date="2026-06-01T23:51:00Z" w16du:dateUtc="2026-06-01T20:51:00Z">
              <w:r w:rsidRPr="00711E85">
                <w:rPr>
                  <w:color w:val="auto"/>
                </w:rPr>
                <w:t>Провести обучение персонала за 2 недели до запуска. Назначить «амбассадора» из числа сотрудников на этапе тестирования. Внедрять поэтапно.</w:t>
              </w:r>
            </w:ins>
          </w:p>
        </w:tc>
      </w:tr>
      <w:tr w:rsidR="00A509B5" w:rsidRPr="009137C5" w14:paraId="492E58CF" w14:textId="77777777" w:rsidTr="00711E85">
        <w:trPr>
          <w:ins w:id="2075" w:author="Мария Куклева" w:date="2026-06-01T23:51:00Z"/>
        </w:trPr>
        <w:tc>
          <w:tcPr>
            <w:tcW w:w="84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9FCE94" w14:textId="77777777" w:rsidR="00A509B5" w:rsidRPr="00711E85" w:rsidRDefault="00A509B5" w:rsidP="00711E85">
            <w:pPr>
              <w:shd w:val="clear" w:color="auto" w:fill="FFFFFF"/>
              <w:rPr>
                <w:ins w:id="2076" w:author="Мария Куклева" w:date="2026-06-01T23:51:00Z" w16du:dateUtc="2026-06-01T20:51:00Z"/>
                <w:color w:val="auto"/>
              </w:rPr>
            </w:pPr>
            <w:ins w:id="2077" w:author="Мария Куклева" w:date="2026-06-01T23:51:00Z" w16du:dateUtc="2026-06-01T20:51:00Z">
              <w:r w:rsidRPr="00711E85">
                <w:rPr>
                  <w:color w:val="auto"/>
                </w:rPr>
                <w:t> 4</w:t>
              </w:r>
            </w:ins>
          </w:p>
        </w:tc>
        <w:tc>
          <w:tcPr>
            <w:tcW w:w="445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C4E2ED" w14:textId="77777777" w:rsidR="00A509B5" w:rsidRPr="00711E85" w:rsidRDefault="00A509B5" w:rsidP="00711E85">
            <w:pPr>
              <w:shd w:val="clear" w:color="auto" w:fill="FFFFFF"/>
              <w:rPr>
                <w:ins w:id="2078" w:author="Мария Куклева" w:date="2026-06-01T23:51:00Z" w16du:dateUtc="2026-06-01T20:51:00Z"/>
                <w:color w:val="auto"/>
              </w:rPr>
            </w:pPr>
            <w:ins w:id="2079" w:author="Мария Куклева" w:date="2026-06-01T23:51:00Z" w16du:dateUtc="2026-06-01T20:51:00Z">
              <w:r w:rsidRPr="00711E85">
                <w:rPr>
                  <w:color w:val="auto"/>
                </w:rPr>
                <w:t> Платёжный шлюз может работать с ошибками (как в текущей системе AS IS), что приведёт к потере онлайн-оплат и недоверию клиентов</w:t>
              </w:r>
            </w:ins>
          </w:p>
        </w:tc>
        <w:tc>
          <w:tcPr>
            <w:tcW w:w="3949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426BCD" w14:textId="77777777" w:rsidR="00A509B5" w:rsidRPr="00711E85" w:rsidRDefault="00A509B5" w:rsidP="00711E85">
            <w:pPr>
              <w:shd w:val="clear" w:color="auto" w:fill="FFFFFF"/>
              <w:rPr>
                <w:ins w:id="2080" w:author="Мария Куклева" w:date="2026-06-01T23:51:00Z" w16du:dateUtc="2026-06-01T20:51:00Z"/>
                <w:color w:val="auto"/>
              </w:rPr>
            </w:pPr>
            <w:ins w:id="2081" w:author="Мария Куклева" w:date="2026-06-01T23:51:00Z" w16du:dateUtc="2026-06-01T20:51:00Z">
              <w:r w:rsidRPr="00711E85">
                <w:rPr>
                  <w:color w:val="auto"/>
                </w:rPr>
                <w:t> Провести нагрузочное тестирование платёжного шлюза. Реализовать механизм повторной попытки оплаты (3 попытки с интервалом 30 секунд). Добавить автоматическое уведомление администратора при сбое.</w:t>
              </w:r>
            </w:ins>
          </w:p>
        </w:tc>
      </w:tr>
      <w:tr w:rsidR="00A509B5" w:rsidRPr="009137C5" w14:paraId="27D3E3C9" w14:textId="77777777" w:rsidTr="00711E85">
        <w:trPr>
          <w:ins w:id="2082" w:author="Мария Куклева" w:date="2026-06-01T23:51:00Z"/>
        </w:trPr>
        <w:tc>
          <w:tcPr>
            <w:tcW w:w="84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11E608" w14:textId="77777777" w:rsidR="00A509B5" w:rsidRPr="00711E85" w:rsidRDefault="00A509B5" w:rsidP="00711E85">
            <w:pPr>
              <w:shd w:val="clear" w:color="auto" w:fill="FFFFFF"/>
              <w:rPr>
                <w:ins w:id="2083" w:author="Мария Куклева" w:date="2026-06-01T23:51:00Z" w16du:dateUtc="2026-06-01T20:51:00Z"/>
                <w:color w:val="auto"/>
              </w:rPr>
            </w:pPr>
            <w:ins w:id="2084" w:author="Мария Куклева" w:date="2026-06-01T23:51:00Z" w16du:dateUtc="2026-06-01T20:51:00Z">
              <w:r w:rsidRPr="00711E85">
                <w:rPr>
                  <w:color w:val="auto"/>
                </w:rPr>
                <w:t> 5</w:t>
              </w:r>
            </w:ins>
          </w:p>
        </w:tc>
        <w:tc>
          <w:tcPr>
            <w:tcW w:w="445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B26971" w14:textId="77777777" w:rsidR="00A509B5" w:rsidRPr="00711E85" w:rsidRDefault="00A509B5" w:rsidP="00711E85">
            <w:pPr>
              <w:shd w:val="clear" w:color="auto" w:fill="FFFFFF"/>
              <w:rPr>
                <w:ins w:id="2085" w:author="Мария Куклева" w:date="2026-06-01T23:51:00Z" w16du:dateUtc="2026-06-01T20:51:00Z"/>
                <w:color w:val="auto"/>
              </w:rPr>
            </w:pPr>
            <w:ins w:id="2086" w:author="Мария Куклева" w:date="2026-06-01T23:51:00Z" w16du:dateUtc="2026-06-01T20:51:00Z">
              <w:r w:rsidRPr="00711E85">
                <w:rPr>
                  <w:color w:val="auto"/>
                </w:rPr>
                <w:t>Клиенты могут не перейти на онлайн-оплату, продолжая выбирать наличные при получении, что снизит эффективность автоматизации</w:t>
              </w:r>
            </w:ins>
          </w:p>
        </w:tc>
        <w:tc>
          <w:tcPr>
            <w:tcW w:w="3949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83F827" w14:textId="77777777" w:rsidR="00A509B5" w:rsidRPr="00711E85" w:rsidRDefault="00A509B5" w:rsidP="00711E85">
            <w:pPr>
              <w:shd w:val="clear" w:color="auto" w:fill="FFFFFF"/>
              <w:rPr>
                <w:ins w:id="2087" w:author="Мария Куклева" w:date="2026-06-01T23:51:00Z" w16du:dateUtc="2026-06-01T20:51:00Z"/>
                <w:color w:val="auto"/>
              </w:rPr>
            </w:pPr>
            <w:ins w:id="2088" w:author="Мария Куклева" w:date="2026-06-01T23:51:00Z" w16du:dateUtc="2026-06-01T20:51:00Z">
              <w:r w:rsidRPr="00711E85">
                <w:rPr>
                  <w:color w:val="auto"/>
                </w:rPr>
                <w:t>Внедрить стимулирующую меру — скидку 5% при онлайн-оплате. Добавить информационный баннер о преимуществах онлайн-оплаты. Проанализировать причины отказов через опрос в чат-боте. </w:t>
              </w:r>
            </w:ins>
          </w:p>
        </w:tc>
      </w:tr>
      <w:tr w:rsidR="00A509B5" w:rsidRPr="009137C5" w14:paraId="642E300A" w14:textId="77777777" w:rsidTr="00711E85">
        <w:trPr>
          <w:ins w:id="2089" w:author="Мария Куклева" w:date="2026-06-01T23:51:00Z"/>
        </w:trPr>
        <w:tc>
          <w:tcPr>
            <w:tcW w:w="84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D653FD" w14:textId="77777777" w:rsidR="00A509B5" w:rsidRPr="00711E85" w:rsidRDefault="00A509B5" w:rsidP="00711E85">
            <w:pPr>
              <w:shd w:val="clear" w:color="auto" w:fill="FFFFFF"/>
              <w:rPr>
                <w:ins w:id="2090" w:author="Мария Куклева" w:date="2026-06-01T23:51:00Z" w16du:dateUtc="2026-06-01T20:51:00Z"/>
                <w:color w:val="auto"/>
              </w:rPr>
            </w:pPr>
            <w:ins w:id="2091" w:author="Мария Куклева" w:date="2026-06-01T23:51:00Z" w16du:dateUtc="2026-06-01T20:51:00Z">
              <w:r w:rsidRPr="00711E85">
                <w:rPr>
                  <w:color w:val="auto"/>
                </w:rPr>
                <w:lastRenderedPageBreak/>
                <w:t> 6</w:t>
              </w:r>
            </w:ins>
          </w:p>
        </w:tc>
        <w:tc>
          <w:tcPr>
            <w:tcW w:w="4454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60CCB3" w14:textId="77777777" w:rsidR="00A509B5" w:rsidRPr="00711E85" w:rsidRDefault="00A509B5" w:rsidP="00711E85">
            <w:pPr>
              <w:shd w:val="clear" w:color="auto" w:fill="FFFFFF"/>
              <w:rPr>
                <w:ins w:id="2092" w:author="Мария Куклева" w:date="2026-06-01T23:51:00Z" w16du:dateUtc="2026-06-01T20:51:00Z"/>
                <w:color w:val="auto"/>
              </w:rPr>
            </w:pPr>
            <w:ins w:id="2093" w:author="Мария Куклева" w:date="2026-06-01T23:51:00Z" w16du:dateUtc="2026-06-01T20:51:00Z">
              <w:r w:rsidRPr="00711E85">
                <w:rPr>
                  <w:color w:val="auto"/>
                </w:rPr>
                <w:t>Увеличение объёма работ по разработке из-за дополнительных требований к функциональности (фильтрация, сортировка, личный кабинет)</w:t>
              </w:r>
            </w:ins>
          </w:p>
        </w:tc>
        <w:tc>
          <w:tcPr>
            <w:tcW w:w="3949" w:type="dxa"/>
            <w:tcBorders>
              <w:top w:val="single" w:sz="2" w:space="0" w:color="C9C9C9"/>
              <w:left w:val="single" w:sz="2" w:space="0" w:color="000000"/>
              <w:bottom w:val="single" w:sz="2" w:space="0" w:color="C9C9C9"/>
              <w:right w:val="single" w:sz="2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99ED49" w14:textId="77777777" w:rsidR="00A509B5" w:rsidRPr="00711E85" w:rsidRDefault="00A509B5" w:rsidP="00711E85">
            <w:pPr>
              <w:shd w:val="clear" w:color="auto" w:fill="FFFFFF"/>
              <w:rPr>
                <w:ins w:id="2094" w:author="Мария Куклева" w:date="2026-06-01T23:51:00Z" w16du:dateUtc="2026-06-01T20:51:00Z"/>
                <w:color w:val="auto"/>
              </w:rPr>
            </w:pPr>
            <w:ins w:id="2095" w:author="Мария Куклева" w:date="2026-06-01T23:51:00Z" w16du:dateUtc="2026-06-01T20:51:00Z">
              <w:r w:rsidRPr="00711E85">
                <w:rPr>
                  <w:color w:val="auto"/>
                </w:rPr>
                <w:t> Определить минимально необходимый набор функций для запуска (MVP). Вынести дополнительные требования в реестр на развитие решения (версия 2.0). Жёстко контролировать изменения требований.</w:t>
              </w:r>
            </w:ins>
          </w:p>
          <w:p w14:paraId="3730BF78" w14:textId="77777777" w:rsidR="00A509B5" w:rsidRPr="00711E85" w:rsidRDefault="00A509B5" w:rsidP="00711E85">
            <w:pPr>
              <w:shd w:val="clear" w:color="auto" w:fill="FFFFFF"/>
              <w:rPr>
                <w:ins w:id="2096" w:author="Мария Куклева" w:date="2026-06-01T23:51:00Z" w16du:dateUtc="2026-06-01T20:51:00Z"/>
                <w:color w:val="auto"/>
              </w:rPr>
            </w:pPr>
            <w:ins w:id="2097" w:author="Мария Куклева" w:date="2026-06-01T23:51:00Z" w16du:dateUtc="2026-06-01T20:51:00Z">
              <w:r w:rsidRPr="00711E85">
                <w:rPr>
                  <w:color w:val="auto"/>
                </w:rPr>
                <w:t> </w:t>
              </w:r>
            </w:ins>
          </w:p>
        </w:tc>
      </w:tr>
    </w:tbl>
    <w:p w14:paraId="1826268A" w14:textId="77777777" w:rsidR="003D015F" w:rsidRDefault="003D015F">
      <w:pPr>
        <w:spacing w:line="240" w:lineRule="auto"/>
        <w:rPr>
          <w:shd w:val="clear" w:color="auto" w:fill="FFFF00"/>
        </w:rPr>
      </w:pPr>
    </w:p>
    <w:p w14:paraId="0AA14903" w14:textId="77777777" w:rsidR="003D015F" w:rsidRDefault="003D015F">
      <w:pPr>
        <w:spacing w:line="240" w:lineRule="auto"/>
      </w:pPr>
    </w:p>
    <w:p w14:paraId="687AB980" w14:textId="403728AF" w:rsidR="003D015F" w:rsidDel="00F0605F" w:rsidRDefault="00000000">
      <w:pPr>
        <w:spacing w:line="240" w:lineRule="auto"/>
        <w:rPr>
          <w:del w:id="2098" w:author="Мария Куклева" w:date="2026-06-02T23:03:00Z" w16du:dateUtc="2026-06-02T20:03:00Z"/>
          <w:i/>
          <w:iCs/>
          <w:color w:val="595959"/>
        </w:rPr>
      </w:pPr>
      <w:del w:id="2099" w:author="Мария Куклева" w:date="2026-06-02T23:03:00Z" w16du:dateUtc="2026-06-02T20:03:00Z">
        <w:r w:rsidDel="00F0605F">
          <w:rPr>
            <w:i/>
            <w:iCs/>
            <w:color w:val="595959"/>
          </w:rPr>
          <w:delText>Ответы на эти вопросы помогут вам заполнить таблицу выше:</w:delText>
        </w:r>
      </w:del>
    </w:p>
    <w:p w14:paraId="472B534B" w14:textId="4255B367" w:rsidR="003D015F" w:rsidDel="00F0605F" w:rsidRDefault="00000000">
      <w:pPr>
        <w:spacing w:line="240" w:lineRule="auto"/>
        <w:rPr>
          <w:del w:id="2100" w:author="Мария Куклева" w:date="2026-06-02T23:03:00Z" w16du:dateUtc="2026-06-02T20:03:00Z"/>
          <w:i/>
          <w:iCs/>
          <w:color w:val="595959"/>
        </w:rPr>
      </w:pPr>
      <w:del w:id="2101" w:author="Мария Куклева" w:date="2026-06-02T23:03:00Z" w16du:dateUtc="2026-06-02T20:03:00Z">
        <w:r w:rsidDel="00F0605F">
          <w:rPr>
            <w:i/>
            <w:iCs/>
            <w:color w:val="595959"/>
          </w:rPr>
          <w:delText xml:space="preserve">Для рисков: </w:delText>
        </w:r>
      </w:del>
    </w:p>
    <w:p w14:paraId="64273E62" w14:textId="0DF74D69" w:rsidR="003D015F" w:rsidDel="00F0605F" w:rsidRDefault="00000000">
      <w:pPr>
        <w:numPr>
          <w:ilvl w:val="0"/>
          <w:numId w:val="12"/>
        </w:numPr>
        <w:spacing w:after="0" w:line="240" w:lineRule="auto"/>
        <w:rPr>
          <w:del w:id="2102" w:author="Мария Куклева" w:date="2026-06-02T23:03:00Z" w16du:dateUtc="2026-06-02T20:03:00Z"/>
          <w:i/>
          <w:iCs/>
          <w:color w:val="595959"/>
        </w:rPr>
      </w:pPr>
      <w:del w:id="2103" w:author="Мария Куклева" w:date="2026-06-02T23:03:00Z" w16du:dateUtc="2026-06-02T20:03:00Z">
        <w:r w:rsidDel="00F0605F">
          <w:rPr>
            <w:i/>
            <w:iCs/>
            <w:color w:val="595959"/>
          </w:rPr>
          <w:delText>Что может пойти не так в ходе разработки?</w:delText>
        </w:r>
      </w:del>
    </w:p>
    <w:p w14:paraId="50912325" w14:textId="461D723E" w:rsidR="003D015F" w:rsidDel="00F0605F" w:rsidRDefault="00000000">
      <w:pPr>
        <w:numPr>
          <w:ilvl w:val="0"/>
          <w:numId w:val="12"/>
        </w:numPr>
        <w:spacing w:after="0" w:line="240" w:lineRule="auto"/>
        <w:rPr>
          <w:del w:id="2104" w:author="Мария Куклева" w:date="2026-06-02T23:03:00Z" w16du:dateUtc="2026-06-02T20:03:00Z"/>
          <w:i/>
          <w:iCs/>
          <w:color w:val="595959"/>
        </w:rPr>
      </w:pPr>
      <w:del w:id="2105" w:author="Мария Куклева" w:date="2026-06-02T23:03:00Z" w16du:dateUtc="2026-06-02T20:03:00Z">
        <w:r w:rsidDel="00F0605F">
          <w:rPr>
            <w:i/>
            <w:iCs/>
            <w:color w:val="595959"/>
          </w:rPr>
          <w:delText>Как это отразится на решении, качестве его работы, репутации магазина, сроках или стоимости внедрения вашего решения?</w:delText>
        </w:r>
      </w:del>
    </w:p>
    <w:p w14:paraId="6AFE31B5" w14:textId="4ED5942C" w:rsidR="003D015F" w:rsidDel="00F0605F" w:rsidRDefault="00000000">
      <w:pPr>
        <w:numPr>
          <w:ilvl w:val="0"/>
          <w:numId w:val="12"/>
        </w:numPr>
        <w:spacing w:line="240" w:lineRule="auto"/>
        <w:rPr>
          <w:del w:id="2106" w:author="Мария Куклева" w:date="2026-06-02T23:03:00Z" w16du:dateUtc="2026-06-02T20:03:00Z"/>
          <w:i/>
          <w:iCs/>
          <w:color w:val="595959"/>
        </w:rPr>
      </w:pPr>
      <w:del w:id="2107" w:author="Мария Куклева" w:date="2026-06-02T23:03:00Z" w16du:dateUtc="2026-06-02T20:03:00Z">
        <w:r w:rsidDel="00F0605F">
          <w:rPr>
            <w:i/>
            <w:iCs/>
            <w:color w:val="595959"/>
          </w:rPr>
          <w:delText>Как эти риски можно обработать: принять (не делать ничего), сократить или избежать (каким способом)</w:delText>
        </w:r>
        <w:r w:rsidDel="00F0605F">
          <w:rPr>
            <w:i/>
            <w:iCs/>
            <w:color w:val="595959"/>
            <w:shd w:val="clear" w:color="auto" w:fill="FFFFFF"/>
          </w:rPr>
          <w:delText>?</w:delText>
        </w:r>
      </w:del>
    </w:p>
    <w:p w14:paraId="34C5E2D8" w14:textId="564AB68D" w:rsidR="003D015F" w:rsidDel="00F0605F" w:rsidRDefault="00000000">
      <w:pPr>
        <w:spacing w:line="240" w:lineRule="auto"/>
        <w:rPr>
          <w:del w:id="2108" w:author="Мария Куклева" w:date="2026-06-02T23:03:00Z" w16du:dateUtc="2026-06-02T20:03:00Z"/>
          <w:i/>
          <w:iCs/>
          <w:color w:val="595959"/>
        </w:rPr>
      </w:pPr>
      <w:del w:id="2109" w:author="Мария Куклева" w:date="2026-06-02T23:03:00Z" w16du:dateUtc="2026-06-02T20:03:00Z">
        <w:r w:rsidDel="00F0605F">
          <w:rPr>
            <w:i/>
            <w:iCs/>
            <w:color w:val="595959"/>
          </w:rPr>
          <w:delText>Для ограничений:</w:delText>
        </w:r>
      </w:del>
    </w:p>
    <w:p w14:paraId="269C3623" w14:textId="5375272E" w:rsidR="003D015F" w:rsidDel="00F0605F" w:rsidRDefault="00000000">
      <w:pPr>
        <w:numPr>
          <w:ilvl w:val="0"/>
          <w:numId w:val="13"/>
        </w:numPr>
        <w:spacing w:after="0" w:line="240" w:lineRule="auto"/>
        <w:rPr>
          <w:del w:id="2110" w:author="Мария Куклева" w:date="2026-06-02T23:03:00Z" w16du:dateUtc="2026-06-02T20:03:00Z"/>
          <w:i/>
          <w:iCs/>
          <w:color w:val="595959"/>
        </w:rPr>
      </w:pPr>
      <w:del w:id="2111" w:author="Мария Куклева" w:date="2026-06-02T23:03:00Z" w16du:dateUtc="2026-06-02T20:03:00Z">
        <w:r w:rsidDel="00F0605F">
          <w:rPr>
            <w:i/>
            <w:iCs/>
            <w:color w:val="595959"/>
          </w:rPr>
          <w:delText>Какое правило нельзя нарушать в проектируемом решении? Есть ли ограничения на выполнение каких-то</w:delText>
        </w:r>
        <w:r w:rsidDel="00F0605F">
          <w:rPr>
            <w:i/>
            <w:iCs/>
            <w:color w:val="595959"/>
            <w:shd w:val="clear" w:color="auto" w:fill="FFFFFF"/>
          </w:rPr>
          <w:delText xml:space="preserve"> д</w:delText>
        </w:r>
        <w:r w:rsidDel="00F0605F">
          <w:rPr>
            <w:i/>
            <w:iCs/>
            <w:color w:val="595959"/>
          </w:rPr>
          <w:delText>ействий внутри процесса?</w:delText>
        </w:r>
      </w:del>
    </w:p>
    <w:p w14:paraId="51D5A2FF" w14:textId="7E6DCAB3" w:rsidR="003D015F" w:rsidDel="00F0605F" w:rsidRDefault="00000000">
      <w:pPr>
        <w:numPr>
          <w:ilvl w:val="0"/>
          <w:numId w:val="13"/>
        </w:numPr>
        <w:spacing w:line="240" w:lineRule="auto"/>
        <w:rPr>
          <w:del w:id="2112" w:author="Мария Куклева" w:date="2026-06-02T23:03:00Z" w16du:dateUtc="2026-06-02T20:03:00Z"/>
          <w:i/>
          <w:iCs/>
          <w:color w:val="595959"/>
        </w:rPr>
      </w:pPr>
      <w:del w:id="2113" w:author="Мария Куклева" w:date="2026-06-02T23:03:00Z" w16du:dateUtc="2026-06-02T20:03:00Z">
        <w:r w:rsidDel="00F0605F">
          <w:rPr>
            <w:i/>
            <w:iCs/>
            <w:color w:val="595959"/>
          </w:rPr>
          <w:delText>Где это правило нужно учесть? Можно сослаться на процесс или отдельный его этап</w:delText>
        </w:r>
      </w:del>
    </w:p>
    <w:p w14:paraId="0BDAF904" w14:textId="77777777" w:rsidR="003D015F" w:rsidRDefault="003D015F">
      <w:pPr>
        <w:spacing w:line="240" w:lineRule="auto"/>
        <w:rPr>
          <w:shd w:val="clear" w:color="auto" w:fill="FFFF00"/>
        </w:rPr>
      </w:pPr>
    </w:p>
    <w:p w14:paraId="6A8FC2E7" w14:textId="77777777" w:rsidR="003D015F" w:rsidRDefault="003D015F">
      <w:pPr>
        <w:spacing w:line="240" w:lineRule="auto"/>
      </w:pPr>
    </w:p>
    <w:p w14:paraId="2834F774" w14:textId="77777777" w:rsidR="003D015F" w:rsidRDefault="00000000">
      <w:pPr>
        <w:pStyle w:val="10"/>
        <w:rPr>
          <w:ins w:id="2114" w:author="Мария Куклева" w:date="2026-06-02T22:07:00Z" w16du:dateUtc="2026-06-02T19:07:00Z"/>
          <w:rFonts w:eastAsia="Arial Unicode MS" w:cs="Arial Unicode MS"/>
        </w:rPr>
      </w:pPr>
      <w:bookmarkStart w:id="2115" w:name="_lnxbz9"/>
      <w:bookmarkStart w:id="2116" w:name="_Toc231590970"/>
      <w:bookmarkStart w:id="2117" w:name="_Toc231591361"/>
      <w:bookmarkStart w:id="2118" w:name="_Toc231591925"/>
      <w:bookmarkEnd w:id="2115"/>
      <w:r>
        <w:rPr>
          <w:rFonts w:eastAsia="Arial Unicode MS" w:cs="Arial Unicode MS"/>
        </w:rPr>
        <w:t>Приложение</w:t>
      </w:r>
      <w:bookmarkEnd w:id="2116"/>
      <w:bookmarkEnd w:id="2117"/>
      <w:bookmarkEnd w:id="2118"/>
    </w:p>
    <w:p w14:paraId="1C4D0051" w14:textId="77777777" w:rsidR="00EE5C53" w:rsidRPr="00CE64C2" w:rsidRDefault="00EE5C53" w:rsidP="00EE5C53">
      <w:pPr>
        <w:rPr>
          <w:ins w:id="2119" w:author="Мария Куклева" w:date="2026-06-02T22:07:00Z" w16du:dateUtc="2026-06-02T19:07:00Z"/>
          <w:b/>
          <w:bCs/>
          <w:sz w:val="28"/>
          <w:szCs w:val="28"/>
          <w:rPrChange w:id="2120" w:author="Мария Куклева" w:date="2026-06-05T22:43:00Z" w16du:dateUtc="2026-06-05T19:43:00Z">
            <w:rPr>
              <w:ins w:id="2121" w:author="Мария Куклева" w:date="2026-06-02T22:07:00Z" w16du:dateUtc="2026-06-02T19:07:00Z"/>
            </w:rPr>
          </w:rPrChange>
        </w:rPr>
      </w:pPr>
    </w:p>
    <w:p w14:paraId="558A2943" w14:textId="56923C92" w:rsidR="00EE5C53" w:rsidRPr="00CE64C2" w:rsidDel="000B4F9A" w:rsidRDefault="00EE5C53">
      <w:pPr>
        <w:rPr>
          <w:del w:id="2122" w:author="Мария Куклева" w:date="2026-06-05T22:02:00Z" w16du:dateUtc="2026-06-05T19:02:00Z"/>
          <w:b/>
          <w:bCs/>
          <w:sz w:val="28"/>
          <w:szCs w:val="28"/>
          <w:rPrChange w:id="2123" w:author="Мария Куклева" w:date="2026-06-05T22:43:00Z" w16du:dateUtc="2026-06-05T19:43:00Z">
            <w:rPr>
              <w:del w:id="2124" w:author="Мария Куклева" w:date="2026-06-05T22:02:00Z" w16du:dateUtc="2026-06-05T19:02:00Z"/>
            </w:rPr>
          </w:rPrChange>
        </w:rPr>
        <w:pPrChange w:id="2125" w:author="Мария Куклева" w:date="2026-06-02T22:07:00Z" w16du:dateUtc="2026-06-02T19:07:00Z">
          <w:pPr>
            <w:pStyle w:val="10"/>
          </w:pPr>
        </w:pPrChange>
      </w:pPr>
    </w:p>
    <w:p w14:paraId="1305E753" w14:textId="6D62ECDF" w:rsidR="003D015F" w:rsidDel="00CE64C2" w:rsidRDefault="000E54AF">
      <w:pPr>
        <w:rPr>
          <w:del w:id="2126" w:author="Мария Куклева" w:date="2026-06-02T23:17:00Z" w16du:dateUtc="2026-06-02T20:17:00Z"/>
          <w:b/>
          <w:bCs/>
          <w:color w:val="auto"/>
          <w:sz w:val="28"/>
          <w:szCs w:val="28"/>
          <w:shd w:val="clear" w:color="auto" w:fill="FFFFFF"/>
        </w:rPr>
      </w:pPr>
      <w:ins w:id="2127" w:author="Мария Куклева" w:date="2026-06-03T00:19:00Z" w16du:dateUtc="2026-06-02T21:19:00Z">
        <w:r w:rsidRPr="00CE64C2">
          <w:rPr>
            <w:b/>
            <w:bCs/>
            <w:color w:val="auto"/>
            <w:sz w:val="28"/>
            <w:szCs w:val="28"/>
            <w:shd w:val="clear" w:color="auto" w:fill="FFFFFF"/>
            <w:rPrChange w:id="2128" w:author="Мария Куклева" w:date="2026-06-05T22:43:00Z" w16du:dateUtc="2026-06-05T19:43:00Z">
              <w:rPr>
                <w:color w:val="595959"/>
                <w:shd w:val="clear" w:color="auto" w:fill="FFFFFF"/>
              </w:rPr>
            </w:rPrChange>
          </w:rPr>
          <w:t>Программа обучения пользователей</w:t>
        </w:r>
      </w:ins>
      <w:del w:id="2129" w:author="Мария Куклева" w:date="2026-06-02T23:17:00Z" w16du:dateUtc="2026-06-02T20:17:00Z">
        <w:r w:rsidRPr="000B4F9A" w:rsidDel="002F32EB">
          <w:rPr>
            <w:color w:val="auto"/>
            <w:shd w:val="clear" w:color="auto" w:fill="FFFFFF"/>
            <w:rPrChange w:id="2130" w:author="Мария Куклева" w:date="2026-06-05T22:02:00Z" w16du:dateUtc="2026-06-05T19:02:00Z">
              <w:rPr>
                <w:i/>
                <w:iCs/>
                <w:color w:val="595959"/>
                <w:shd w:val="clear" w:color="auto" w:fill="FFFFFF"/>
              </w:rPr>
            </w:rPrChange>
          </w:rPr>
          <w:delText>Здесь мо</w:delText>
        </w:r>
        <w:r w:rsidRPr="000B4F9A" w:rsidDel="002F32EB">
          <w:rPr>
            <w:color w:val="auto"/>
            <w:rPrChange w:id="2131" w:author="Мария Куклева" w:date="2026-06-05T22:02:00Z" w16du:dateUtc="2026-06-05T19:02:00Z">
              <w:rPr>
                <w:i/>
                <w:iCs/>
                <w:color w:val="595959"/>
              </w:rPr>
            </w:rPrChange>
          </w:rPr>
          <w:delText xml:space="preserve">жно приложить ссылку на пользовательскую инструкцию и другие артефакты, которые вам покажутся необходимыми для внедрения решения. </w:delText>
        </w:r>
      </w:del>
    </w:p>
    <w:p w14:paraId="1DDFDEFF" w14:textId="77777777" w:rsidR="00CE64C2" w:rsidRDefault="00CE64C2">
      <w:pPr>
        <w:rPr>
          <w:ins w:id="2132" w:author="Мария Куклева" w:date="2026-06-05T22:43:00Z" w16du:dateUtc="2026-06-05T19:43:00Z"/>
          <w:b/>
          <w:bCs/>
          <w:color w:val="auto"/>
          <w:sz w:val="28"/>
          <w:szCs w:val="28"/>
          <w:shd w:val="clear" w:color="auto" w:fill="FFFFFF"/>
        </w:rPr>
      </w:pPr>
    </w:p>
    <w:p w14:paraId="60506759" w14:textId="30A4A8D7" w:rsidR="00CE64C2" w:rsidRPr="00CE64C2" w:rsidRDefault="00CE64C2">
      <w:pPr>
        <w:rPr>
          <w:ins w:id="2133" w:author="Мария Куклева" w:date="2026-06-05T22:43:00Z" w16du:dateUtc="2026-06-05T19:43:00Z"/>
          <w:b/>
          <w:bCs/>
          <w:color w:val="002060"/>
          <w:rPrChange w:id="2134" w:author="Мария Куклева" w:date="2026-06-05T22:44:00Z" w16du:dateUtc="2026-06-05T19:44:00Z">
            <w:rPr>
              <w:ins w:id="2135" w:author="Мария Куклева" w:date="2026-06-05T22:43:00Z" w16du:dateUtc="2026-06-05T19:43:00Z"/>
              <w:i/>
              <w:iCs/>
              <w:color w:val="595959"/>
            </w:rPr>
          </w:rPrChange>
        </w:rPr>
        <w:pPrChange w:id="2136" w:author="Мария Куклева" w:date="2026-06-03T00:18:00Z" w16du:dateUtc="2026-06-02T21:18:00Z">
          <w:pPr>
            <w:shd w:val="clear" w:color="auto" w:fill="FFFFFF"/>
          </w:pPr>
        </w:pPrChange>
      </w:pPr>
      <w:ins w:id="2137" w:author="Мария Куклева" w:date="2026-06-05T22:44:00Z" w16du:dateUtc="2026-06-05T19:44:00Z">
        <w:r w:rsidRPr="00CE64C2">
          <w:rPr>
            <w:b/>
            <w:bCs/>
            <w:color w:val="002060"/>
            <w:rPrChange w:id="2138" w:author="Мария Куклева" w:date="2026-06-05T22:44:00Z" w16du:dateUtc="2026-06-05T19:44:00Z">
              <w:rPr>
                <w:color w:val="auto"/>
              </w:rPr>
            </w:rPrChange>
          </w:rPr>
          <w:t>https://disk.yandex.ru/i/Wb2DRyMRwQzM6Q</w:t>
        </w:r>
      </w:ins>
    </w:p>
    <w:p w14:paraId="648807E2" w14:textId="54521B07" w:rsidR="003D015F" w:rsidDel="002F32EB" w:rsidRDefault="00000000">
      <w:pPr>
        <w:rPr>
          <w:del w:id="2139" w:author="Мария Куклева" w:date="2026-06-02T23:17:00Z" w16du:dateUtc="2026-06-02T20:17:00Z"/>
          <w:i/>
          <w:iCs/>
        </w:rPr>
        <w:pPrChange w:id="2140" w:author="Мария Куклева" w:date="2026-06-03T00:18:00Z" w16du:dateUtc="2026-06-02T21:18:00Z">
          <w:pPr>
            <w:shd w:val="clear" w:color="auto" w:fill="FFFFFF"/>
          </w:pPr>
        </w:pPrChange>
      </w:pPr>
      <w:del w:id="2141" w:author="Мария Куклева" w:date="2026-06-02T23:17:00Z" w16du:dateUtc="2026-06-02T20:17:00Z">
        <w:r w:rsidDel="002F32EB">
          <w:rPr>
            <w:i/>
            <w:iCs/>
          </w:rPr>
          <w:delText>Эти документы вы можете описать в любом привычном для вас формате. Например, пользовательскую инструкцию можно описать пошагово, как это было в инструкции, которую вы получили от заказчика.</w:delText>
        </w:r>
      </w:del>
    </w:p>
    <w:p w14:paraId="51A353CC" w14:textId="777B7938" w:rsidR="003D015F" w:rsidDel="002F32EB" w:rsidRDefault="00000000">
      <w:pPr>
        <w:rPr>
          <w:del w:id="2142" w:author="Мария Куклева" w:date="2026-06-02T23:17:00Z" w16du:dateUtc="2026-06-02T20:17:00Z"/>
          <w:i/>
          <w:iCs/>
        </w:rPr>
        <w:pPrChange w:id="2143" w:author="Мария Куклева" w:date="2026-06-03T00:18:00Z" w16du:dateUtc="2026-06-02T21:18:00Z">
          <w:pPr>
            <w:shd w:val="clear" w:color="auto" w:fill="FFFFFF"/>
          </w:pPr>
        </w:pPrChange>
      </w:pPr>
      <w:del w:id="2144" w:author="Мария Куклева" w:date="2026-06-02T23:17:00Z" w16du:dateUtc="2026-06-02T20:17:00Z">
        <w:r w:rsidDel="002F32EB">
          <w:rPr>
            <w:i/>
            <w:iCs/>
            <w:shd w:val="clear" w:color="auto" w:fill="FFFFFF"/>
          </w:rPr>
          <w:delText>Прежде чем отправлять работу на проверку:</w:delText>
        </w:r>
      </w:del>
    </w:p>
    <w:p w14:paraId="01D2AC21" w14:textId="4A378E13" w:rsidR="003D015F" w:rsidDel="002F32EB" w:rsidRDefault="00000000">
      <w:pPr>
        <w:rPr>
          <w:del w:id="2145" w:author="Мария Куклева" w:date="2026-06-02T23:17:00Z" w16du:dateUtc="2026-06-02T20:17:00Z"/>
          <w:i/>
          <w:iCs/>
        </w:rPr>
        <w:pPrChange w:id="2146" w:author="Мария Куклева" w:date="2026-06-03T00:18:00Z" w16du:dateUtc="2026-06-02T21:18:00Z">
          <w:pPr>
            <w:pStyle w:val="afc"/>
            <w:numPr>
              <w:numId w:val="8"/>
            </w:numPr>
            <w:shd w:val="clear" w:color="auto" w:fill="FFFFFF"/>
            <w:ind w:hanging="360"/>
          </w:pPr>
        </w:pPrChange>
      </w:pPr>
      <w:del w:id="2147" w:author="Мария Куклева" w:date="2026-06-02T23:17:00Z" w16du:dateUtc="2026-06-02T20:17:00Z">
        <w:r w:rsidDel="002F32EB">
          <w:rPr>
            <w:i/>
            <w:iCs/>
          </w:rPr>
          <w:delText>проверьт</w:delText>
        </w:r>
        <w:r w:rsidDel="002F32EB">
          <w:rPr>
            <w:i/>
            <w:iCs/>
            <w:shd w:val="clear" w:color="auto" w:fill="FFFFFF"/>
          </w:rPr>
          <w:delText>е, что до</w:delText>
        </w:r>
        <w:r w:rsidDel="002F32EB">
          <w:rPr>
            <w:i/>
            <w:iCs/>
          </w:rPr>
          <w:delText>кумент полностью соответствует заданию;</w:delText>
        </w:r>
      </w:del>
    </w:p>
    <w:p w14:paraId="0A221A80" w14:textId="7D8177E4" w:rsidR="003D015F" w:rsidDel="002F32EB" w:rsidRDefault="00000000">
      <w:pPr>
        <w:rPr>
          <w:del w:id="2148" w:author="Мария Куклева" w:date="2026-06-02T23:17:00Z" w16du:dateUtc="2026-06-02T20:17:00Z"/>
          <w:i/>
          <w:iCs/>
        </w:rPr>
        <w:pPrChange w:id="2149" w:author="Мария Куклева" w:date="2026-06-03T00:18:00Z" w16du:dateUtc="2026-06-02T21:18:00Z">
          <w:pPr>
            <w:pStyle w:val="afc"/>
            <w:numPr>
              <w:numId w:val="8"/>
            </w:numPr>
            <w:shd w:val="clear" w:color="auto" w:fill="FFFFFF"/>
            <w:ind w:hanging="360"/>
          </w:pPr>
        </w:pPrChange>
      </w:pPr>
      <w:del w:id="2150" w:author="Мария Куклева" w:date="2026-06-02T23:17:00Z" w16du:dateUtc="2026-06-02T20:17:00Z">
        <w:r w:rsidDel="002F32EB">
          <w:rPr>
            <w:i/>
            <w:iCs/>
          </w:rPr>
          <w:delText>проставьте номера страниц в содержании;</w:delText>
        </w:r>
      </w:del>
    </w:p>
    <w:p w14:paraId="595F4FEE" w14:textId="6AE16C06" w:rsidR="003D015F" w:rsidRDefault="00000000">
      <w:pPr>
        <w:rPr>
          <w:i/>
          <w:iCs/>
        </w:rPr>
        <w:pPrChange w:id="2151" w:author="Мария Куклева" w:date="2026-06-03T00:18:00Z" w16du:dateUtc="2026-06-02T21:18:00Z">
          <w:pPr>
            <w:pStyle w:val="afc"/>
            <w:numPr>
              <w:numId w:val="8"/>
            </w:numPr>
            <w:shd w:val="clear" w:color="auto" w:fill="FFFFFF"/>
            <w:ind w:hanging="360"/>
          </w:pPr>
        </w:pPrChange>
      </w:pPr>
      <w:del w:id="2152" w:author="Мария Куклева" w:date="2026-06-02T23:17:00Z" w16du:dateUtc="2026-06-02T20:17:00Z">
        <w:r w:rsidDel="002F32EB">
          <w:rPr>
            <w:i/>
            <w:iCs/>
          </w:rPr>
          <w:delText xml:space="preserve">укажите свои Ф. И. О на титульной странице. </w:delText>
        </w:r>
      </w:del>
    </w:p>
    <w:sectPr w:rsidR="003D015F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49B571" w14:textId="77777777" w:rsidR="00637A91" w:rsidRDefault="00637A91">
      <w:pPr>
        <w:spacing w:after="0" w:line="240" w:lineRule="auto"/>
      </w:pPr>
      <w:r>
        <w:separator/>
      </w:r>
    </w:p>
  </w:endnote>
  <w:endnote w:type="continuationSeparator" w:id="0">
    <w:p w14:paraId="38D7A583" w14:textId="77777777" w:rsidR="00637A91" w:rsidRDefault="00637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ustomXmlInsRangeStart w:id="2155" w:author="Мария Куклева" w:date="2026-06-02T23:07:00Z"/>
  <w:sdt>
    <w:sdtPr>
      <w:id w:val="1771502523"/>
      <w:docPartObj>
        <w:docPartGallery w:val="Page Numbers (Bottom of Page)"/>
        <w:docPartUnique/>
      </w:docPartObj>
    </w:sdtPr>
    <w:sdtContent>
      <w:customXmlInsRangeEnd w:id="2155"/>
      <w:p w14:paraId="00C4BD82" w14:textId="67C2BCA2" w:rsidR="00F0605F" w:rsidRDefault="00F0605F">
        <w:pPr>
          <w:pStyle w:val="ac"/>
          <w:jc w:val="right"/>
          <w:rPr>
            <w:ins w:id="2156" w:author="Мария Куклева" w:date="2026-06-02T23:07:00Z" w16du:dateUtc="2026-06-02T20:07:00Z"/>
          </w:rPr>
        </w:pPr>
        <w:ins w:id="2157" w:author="Мария Куклева" w:date="2026-06-02T23:07:00Z" w16du:dateUtc="2026-06-02T20:07:00Z"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2</w:t>
          </w:r>
          <w:r>
            <w:fldChar w:fldCharType="end"/>
          </w:r>
        </w:ins>
      </w:p>
      <w:customXmlInsRangeStart w:id="2158" w:author="Мария Куклева" w:date="2026-06-02T23:07:00Z"/>
    </w:sdtContent>
  </w:sdt>
  <w:customXmlInsRangeEnd w:id="2158"/>
  <w:p w14:paraId="1BBDF9F1" w14:textId="77777777" w:rsidR="003D015F" w:rsidRDefault="003D015F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14A6E7" w14:textId="77777777" w:rsidR="00637A91" w:rsidRDefault="00637A91">
      <w:pPr>
        <w:spacing w:after="0" w:line="240" w:lineRule="auto"/>
      </w:pPr>
      <w:r>
        <w:separator/>
      </w:r>
    </w:p>
  </w:footnote>
  <w:footnote w:type="continuationSeparator" w:id="0">
    <w:p w14:paraId="6E8E6CDE" w14:textId="77777777" w:rsidR="00637A91" w:rsidRDefault="00637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383277" w14:textId="66D4E2D5" w:rsidR="00F0605F" w:rsidRDefault="00F0605F">
    <w:pPr>
      <w:pStyle w:val="aa"/>
      <w:rPr>
        <w:ins w:id="2153" w:author="Мария Куклева" w:date="2026-06-02T23:06:00Z" w16du:dateUtc="2026-06-02T20:06:00Z"/>
      </w:rPr>
      <w:pPrChange w:id="2154" w:author="Мария Куклева" w:date="2026-06-02T23:07:00Z" w16du:dateUtc="2026-06-02T20:07:00Z">
        <w:pPr>
          <w:pStyle w:val="aa"/>
          <w:jc w:val="center"/>
        </w:pPr>
      </w:pPrChange>
    </w:pPr>
  </w:p>
  <w:p w14:paraId="3C9A8B27" w14:textId="77777777" w:rsidR="003D015F" w:rsidRDefault="003D015F">
    <w:pPr>
      <w:tabs>
        <w:tab w:val="center" w:pos="4680"/>
        <w:tab w:val="right" w:pos="934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990C04" w14:textId="77777777" w:rsidR="003D015F" w:rsidRDefault="00000000">
    <w:pPr>
      <w:jc w:val="center"/>
      <w:rPr>
        <w:b/>
        <w:bCs/>
      </w:rPr>
    </w:pPr>
    <w:r>
      <w:rPr>
        <w:b/>
        <w:bCs/>
      </w:rPr>
      <w:t>Общество с ограниченной ответственностью «Переделкино»</w:t>
    </w:r>
  </w:p>
  <w:p w14:paraId="436EB225" w14:textId="77777777" w:rsidR="003D015F" w:rsidRDefault="00000000">
    <w:pPr>
      <w:jc w:val="center"/>
    </w:pPr>
    <w:r>
      <w:rPr>
        <w:b/>
        <w:bCs/>
      </w:rPr>
      <w:t>Общество с ограниченной ответственностью «АйТи Решения Практикум»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80288"/>
    <w:multiLevelType w:val="hybridMultilevel"/>
    <w:tmpl w:val="AD8C8982"/>
    <w:styleLink w:val="2"/>
    <w:lvl w:ilvl="0" w:tplc="CCF44F18">
      <w:start w:val="1"/>
      <w:numFmt w:val="bullet"/>
      <w:pStyle w:val="2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A5704E58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E61E8B8A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C6E6FBE6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36D62CA4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0764F072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DAEAC350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8BCA560E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A72A66D8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" w15:restartNumberingAfterBreak="0">
    <w:nsid w:val="10FA74CD"/>
    <w:multiLevelType w:val="hybridMultilevel"/>
    <w:tmpl w:val="4EC2EF9E"/>
    <w:numStyleLink w:val="3"/>
  </w:abstractNum>
  <w:abstractNum w:abstractNumId="2" w15:restartNumberingAfterBreak="0">
    <w:nsid w:val="1EBA7CFC"/>
    <w:multiLevelType w:val="multilevel"/>
    <w:tmpl w:val="356E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6632B"/>
    <w:multiLevelType w:val="multilevel"/>
    <w:tmpl w:val="50F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D7AFE"/>
    <w:multiLevelType w:val="hybridMultilevel"/>
    <w:tmpl w:val="48D8E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93483"/>
    <w:multiLevelType w:val="multilevel"/>
    <w:tmpl w:val="9E4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47900"/>
    <w:multiLevelType w:val="hybridMultilevel"/>
    <w:tmpl w:val="8DE8A972"/>
    <w:lvl w:ilvl="0" w:tplc="211ECBF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94CBF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48AC33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2C6E78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4DE26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A83BA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F822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D2EBD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8D42DC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FF00A72"/>
    <w:multiLevelType w:val="hybridMultilevel"/>
    <w:tmpl w:val="B3CC19FE"/>
    <w:styleLink w:val="1"/>
    <w:lvl w:ilvl="0" w:tplc="8A487EBC">
      <w:start w:val="1"/>
      <w:numFmt w:val="bullet"/>
      <w:pStyle w:val="1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5AC6BA3C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288604D0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D7626E08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9384A3D4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94C84AAA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F4DAEDC0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6F1AA078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B4D2740A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8" w15:restartNumberingAfterBreak="0">
    <w:nsid w:val="41F75A79"/>
    <w:multiLevelType w:val="hybridMultilevel"/>
    <w:tmpl w:val="4EC2EF9E"/>
    <w:styleLink w:val="3"/>
    <w:lvl w:ilvl="0" w:tplc="12AA6CE2">
      <w:start w:val="1"/>
      <w:numFmt w:val="bullet"/>
      <w:pStyle w:val="3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9522C2D2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943A120C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A06CE5CC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516CF9C8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348C2C64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4886AD88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C444E70A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30BC014A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9" w15:restartNumberingAfterBreak="0">
    <w:nsid w:val="59752604"/>
    <w:multiLevelType w:val="hybridMultilevel"/>
    <w:tmpl w:val="AD8C8982"/>
    <w:numStyleLink w:val="2"/>
  </w:abstractNum>
  <w:abstractNum w:abstractNumId="10" w15:restartNumberingAfterBreak="0">
    <w:nsid w:val="5A9A087D"/>
    <w:multiLevelType w:val="hybridMultilevel"/>
    <w:tmpl w:val="21CA86AC"/>
    <w:numStyleLink w:val="4"/>
  </w:abstractNum>
  <w:abstractNum w:abstractNumId="11" w15:restartNumberingAfterBreak="0">
    <w:nsid w:val="67B568BB"/>
    <w:multiLevelType w:val="hybridMultilevel"/>
    <w:tmpl w:val="143C9626"/>
    <w:lvl w:ilvl="0" w:tplc="D2745E4C">
      <w:start w:val="1"/>
      <w:numFmt w:val="bullet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09FE93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95CF6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65C17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48CC69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F9CF7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FF8ED7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D1C3A0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DCAC7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6E1F6BB4"/>
    <w:multiLevelType w:val="hybridMultilevel"/>
    <w:tmpl w:val="43BE2286"/>
    <w:lvl w:ilvl="0" w:tplc="F4DC4A5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87AE84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67631D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144F77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690BC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A86DF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67C902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4471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2DA994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755A40F5"/>
    <w:multiLevelType w:val="hybridMultilevel"/>
    <w:tmpl w:val="B3CC19FE"/>
    <w:numStyleLink w:val="1"/>
  </w:abstractNum>
  <w:abstractNum w:abstractNumId="14" w15:restartNumberingAfterBreak="0">
    <w:nsid w:val="783A1AB4"/>
    <w:multiLevelType w:val="hybridMultilevel"/>
    <w:tmpl w:val="21CA86AC"/>
    <w:styleLink w:val="4"/>
    <w:lvl w:ilvl="0" w:tplc="F99C82E2">
      <w:start w:val="1"/>
      <w:numFmt w:val="bullet"/>
      <w:pStyle w:val="4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8708A88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6276CA9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6CB4BC3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802CB40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F90E0FA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F612C4F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AD1A6EB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497C9D5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5" w15:restartNumberingAfterBreak="0">
    <w:nsid w:val="799A6E27"/>
    <w:multiLevelType w:val="hybridMultilevel"/>
    <w:tmpl w:val="4AA89A90"/>
    <w:lvl w:ilvl="0" w:tplc="0EEA835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FD0B74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6EC14E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4A06D3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0BE5B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30065F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51A7CD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09AEB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59C552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7FED0624"/>
    <w:multiLevelType w:val="hybridMultilevel"/>
    <w:tmpl w:val="80A812B0"/>
    <w:lvl w:ilvl="0" w:tplc="2A14BAC2">
      <w:start w:val="1"/>
      <w:numFmt w:val="bullet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22E89B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1D21C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7ACBEA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2AAD7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E52D0C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D9031C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19640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530713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633489963">
    <w:abstractNumId w:val="7"/>
  </w:num>
  <w:num w:numId="2" w16cid:durableId="966349945">
    <w:abstractNumId w:val="13"/>
  </w:num>
  <w:num w:numId="3" w16cid:durableId="14116378">
    <w:abstractNumId w:val="0"/>
  </w:num>
  <w:num w:numId="4" w16cid:durableId="966085272">
    <w:abstractNumId w:val="9"/>
  </w:num>
  <w:num w:numId="5" w16cid:durableId="1589194242">
    <w:abstractNumId w:val="8"/>
  </w:num>
  <w:num w:numId="6" w16cid:durableId="352845960">
    <w:abstractNumId w:val="1"/>
  </w:num>
  <w:num w:numId="7" w16cid:durableId="1802919237">
    <w:abstractNumId w:val="14"/>
  </w:num>
  <w:num w:numId="8" w16cid:durableId="741877539">
    <w:abstractNumId w:val="10"/>
  </w:num>
  <w:num w:numId="9" w16cid:durableId="1380548599">
    <w:abstractNumId w:val="6"/>
  </w:num>
  <w:num w:numId="10" w16cid:durableId="1902716876">
    <w:abstractNumId w:val="16"/>
  </w:num>
  <w:num w:numId="11" w16cid:durableId="2066025055">
    <w:abstractNumId w:val="11"/>
  </w:num>
  <w:num w:numId="12" w16cid:durableId="991328978">
    <w:abstractNumId w:val="12"/>
  </w:num>
  <w:num w:numId="13" w16cid:durableId="384645184">
    <w:abstractNumId w:val="15"/>
  </w:num>
  <w:num w:numId="14" w16cid:durableId="1185091486">
    <w:abstractNumId w:val="2"/>
  </w:num>
  <w:num w:numId="15" w16cid:durableId="1285386955">
    <w:abstractNumId w:val="4"/>
  </w:num>
  <w:num w:numId="16" w16cid:durableId="1186557784">
    <w:abstractNumId w:val="5"/>
  </w:num>
  <w:num w:numId="17" w16cid:durableId="149356735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Мария Куклева">
    <w15:presenceInfo w15:providerId="Windows Live" w15:userId="b907a0f5e8024a0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15F"/>
    <w:rsid w:val="000437F0"/>
    <w:rsid w:val="000B1443"/>
    <w:rsid w:val="000B4F9A"/>
    <w:rsid w:val="000E54AF"/>
    <w:rsid w:val="001611BA"/>
    <w:rsid w:val="00190F96"/>
    <w:rsid w:val="002732D6"/>
    <w:rsid w:val="002F32EB"/>
    <w:rsid w:val="003D015F"/>
    <w:rsid w:val="00442862"/>
    <w:rsid w:val="00511984"/>
    <w:rsid w:val="00562F37"/>
    <w:rsid w:val="005639C5"/>
    <w:rsid w:val="00637A91"/>
    <w:rsid w:val="00643145"/>
    <w:rsid w:val="006632BF"/>
    <w:rsid w:val="00671A31"/>
    <w:rsid w:val="007372CC"/>
    <w:rsid w:val="00787E88"/>
    <w:rsid w:val="007A0329"/>
    <w:rsid w:val="00863E15"/>
    <w:rsid w:val="009137C5"/>
    <w:rsid w:val="009149C2"/>
    <w:rsid w:val="0093662D"/>
    <w:rsid w:val="00960BDA"/>
    <w:rsid w:val="00A509B5"/>
    <w:rsid w:val="00A96E2B"/>
    <w:rsid w:val="00B50A68"/>
    <w:rsid w:val="00BC2A46"/>
    <w:rsid w:val="00BE5B09"/>
    <w:rsid w:val="00C02D68"/>
    <w:rsid w:val="00C63E29"/>
    <w:rsid w:val="00CE64C2"/>
    <w:rsid w:val="00D417F6"/>
    <w:rsid w:val="00DD1FAF"/>
    <w:rsid w:val="00E12FFC"/>
    <w:rsid w:val="00EE5C53"/>
    <w:rsid w:val="00F0605F"/>
    <w:rsid w:val="00F31233"/>
    <w:rsid w:val="00F675FD"/>
    <w:rsid w:val="00F728CD"/>
    <w:rsid w:val="00FA1329"/>
    <w:rsid w:val="00FE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AD9079"/>
  <w15:docId w15:val="{DAAD0B7F-DF8C-4531-B913-5648C965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160" w:line="259" w:lineRule="auto"/>
    </w:pPr>
    <w:rPr>
      <w:rFonts w:cs="Arial Unicode MS"/>
      <w:color w:val="000000"/>
      <w:sz w:val="24"/>
      <w:szCs w:val="24"/>
    </w:rPr>
  </w:style>
  <w:style w:type="paragraph" w:styleId="10">
    <w:name w:val="heading 1"/>
    <w:next w:val="a"/>
    <w:link w:val="11"/>
    <w:pPr>
      <w:spacing w:after="160"/>
      <w:outlineLvl w:val="0"/>
    </w:pPr>
    <w:rPr>
      <w:rFonts w:eastAsia="Times New Roman"/>
      <w:b/>
      <w:bCs/>
      <w:color w:val="000000"/>
      <w:sz w:val="48"/>
      <w:szCs w:val="48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0">
    <w:name w:val="heading 3"/>
    <w:next w:val="a"/>
    <w:link w:val="31"/>
    <w:pPr>
      <w:spacing w:after="160"/>
      <w:outlineLvl w:val="2"/>
    </w:pPr>
    <w:rPr>
      <w:rFonts w:eastAsia="Times New Roman"/>
      <w:b/>
      <w:bCs/>
      <w:color w:val="000000"/>
      <w:sz w:val="27"/>
      <w:szCs w:val="27"/>
    </w:r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0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0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33">
    <w:name w:val="toc 3"/>
    <w:basedOn w:val="a"/>
    <w:next w:val="a"/>
    <w:uiPriority w:val="39"/>
    <w:unhideWhenUsed/>
    <w:pPr>
      <w:spacing w:after="57"/>
      <w:ind w:left="567"/>
    </w:pPr>
  </w:style>
  <w:style w:type="paragraph" w:styleId="43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  <w:qFormat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styleId="af8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9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Title"/>
    <w:next w:val="a"/>
    <w:link w:val="a4"/>
    <w:rPr>
      <w:rFonts w:ascii="Calibri" w:eastAsia="Calibri" w:hAnsi="Calibri" w:cs="Calibri"/>
      <w:color w:val="000000"/>
      <w:sz w:val="56"/>
      <w:szCs w:val="56"/>
    </w:rPr>
  </w:style>
  <w:style w:type="paragraph" w:styleId="13">
    <w:name w:val="toc 1"/>
    <w:uiPriority w:val="39"/>
    <w:pPr>
      <w:spacing w:after="57" w:line="259" w:lineRule="auto"/>
    </w:pPr>
    <w:rPr>
      <w:rFonts w:eastAsia="Times New Roman"/>
      <w:color w:val="000000"/>
      <w:sz w:val="24"/>
      <w:szCs w:val="24"/>
    </w:rPr>
  </w:style>
  <w:style w:type="paragraph" w:styleId="25">
    <w:name w:val="toc 2"/>
    <w:uiPriority w:val="39"/>
    <w:pPr>
      <w:spacing w:after="57" w:line="259" w:lineRule="auto"/>
      <w:ind w:left="567"/>
    </w:pPr>
    <w:rPr>
      <w:rFonts w:eastAsia="Times New Roman"/>
      <w:color w:val="000000"/>
      <w:sz w:val="24"/>
      <w:szCs w:val="24"/>
    </w:rPr>
  </w:style>
  <w:style w:type="paragraph" w:styleId="afa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customStyle="1" w:styleId="afb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2">
    <w:name w:val="Импортированный стиль 2"/>
    <w:pPr>
      <w:numPr>
        <w:numId w:val="3"/>
      </w:numPr>
    </w:pPr>
  </w:style>
  <w:style w:type="numbering" w:customStyle="1" w:styleId="3">
    <w:name w:val="Импортированный стиль 3"/>
    <w:pPr>
      <w:numPr>
        <w:numId w:val="5"/>
      </w:numPr>
    </w:pPr>
  </w:style>
  <w:style w:type="paragraph" w:styleId="afc">
    <w:name w:val="List Paragraph"/>
    <w:pPr>
      <w:spacing w:after="160" w:line="259" w:lineRule="auto"/>
      <w:ind w:left="720"/>
    </w:pPr>
    <w:rPr>
      <w:rFonts w:cs="Arial Unicode MS"/>
      <w:color w:val="000000"/>
      <w:sz w:val="24"/>
      <w:szCs w:val="24"/>
    </w:rPr>
  </w:style>
  <w:style w:type="numbering" w:customStyle="1" w:styleId="4">
    <w:name w:val="Импортированный стиль 4"/>
    <w:pPr>
      <w:numPr>
        <w:numId w:val="7"/>
      </w:numPr>
    </w:pPr>
  </w:style>
  <w:style w:type="paragraph" w:styleId="afd">
    <w:name w:val="Revision"/>
    <w:hidden/>
    <w:uiPriority w:val="99"/>
    <w:semiHidden/>
    <w:rsid w:val="00671A31"/>
    <w:rPr>
      <w:rFonts w:cs="Arial Unicode MS"/>
      <w:color w:val="000000"/>
      <w:sz w:val="24"/>
      <w:szCs w:val="24"/>
    </w:rPr>
  </w:style>
  <w:style w:type="table" w:customStyle="1" w:styleId="StGen0">
    <w:name w:val="StGen0"/>
    <w:basedOn w:val="a1"/>
    <w:rsid w:val="00671A31"/>
    <w:rPr>
      <w:rFonts w:ascii="Calibri" w:eastAsia="Calibri" w:hAnsi="Calibri" w:cs="Calibri"/>
      <w:sz w:val="22"/>
      <w:szCs w:val="22"/>
      <w:lang w:eastAsia="zh-CN"/>
    </w:rPr>
    <w:tblPr>
      <w:tblStyleRowBandSize w:val="1"/>
      <w:tblStyleColBandSize w:val="1"/>
      <w:tblInd w:w="0" w:type="nil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afe">
    <w:name w:val="Unresolved Mention"/>
    <w:basedOn w:val="a0"/>
    <w:uiPriority w:val="99"/>
    <w:semiHidden/>
    <w:unhideWhenUsed/>
    <w:rsid w:val="000E5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834E6-9F53-4798-AB4D-B8D940BE5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4807</Words>
  <Characters>27403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Куклева</dc:creator>
  <cp:lastModifiedBy>Мария Куклева</cp:lastModifiedBy>
  <cp:revision>2</cp:revision>
  <dcterms:created xsi:type="dcterms:W3CDTF">2026-06-05T19:45:00Z</dcterms:created>
  <dcterms:modified xsi:type="dcterms:W3CDTF">2026-06-05T19:45:00Z</dcterms:modified>
</cp:coreProperties>
</file>